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4140C" w14:textId="3EAAF5A0" w:rsidR="00B65F1E" w:rsidRPr="002578C0" w:rsidRDefault="00872949" w:rsidP="0073009F">
      <w:pPr>
        <w:pStyle w:val="Ttulo"/>
        <w:ind w:left="720" w:hanging="432"/>
      </w:pPr>
      <w:r>
        <w:t>ENGREQ</w:t>
      </w:r>
    </w:p>
    <w:p w14:paraId="4A61FB22" w14:textId="09C0F0D3" w:rsidR="002578C0" w:rsidRPr="00A2112A" w:rsidRDefault="00E05E31" w:rsidP="003E5069">
      <w:pPr>
        <w:pStyle w:val="Subttulo"/>
      </w:pPr>
      <w:r>
        <w:t>ISEP – Mestrado em Engenharia Informática</w:t>
      </w:r>
      <w:r w:rsidR="3A0D0323">
        <w:t>s</w:t>
      </w:r>
    </w:p>
    <w:p w14:paraId="2BEC1B0C" w14:textId="77777777" w:rsidR="00632C90" w:rsidRPr="00A2112A" w:rsidRDefault="00632C90" w:rsidP="00632C90">
      <w:pPr>
        <w:pStyle w:val="Ttulo"/>
      </w:pPr>
    </w:p>
    <w:p w14:paraId="1BD67114" w14:textId="77777777" w:rsidR="00632C90" w:rsidRPr="00A2112A" w:rsidRDefault="00632C90" w:rsidP="00632C90">
      <w:pPr>
        <w:pStyle w:val="Ttulo"/>
      </w:pPr>
    </w:p>
    <w:p w14:paraId="0CBCDE51" w14:textId="77777777" w:rsidR="00632C90" w:rsidRPr="00632C90" w:rsidRDefault="00632C90" w:rsidP="00632C90">
      <w:pPr>
        <w:pStyle w:val="Ttulo"/>
        <w:rPr>
          <w:lang w:val="en-US"/>
        </w:rPr>
      </w:pPr>
      <w:r w:rsidRPr="00632C90">
        <w:rPr>
          <w:lang w:val="en-US"/>
        </w:rPr>
        <w:t>Software Requirements Specification Template</w:t>
      </w:r>
    </w:p>
    <w:p w14:paraId="44A978EE" w14:textId="77777777" w:rsidR="00632C90" w:rsidRDefault="00632C90" w:rsidP="00632C90">
      <w:pPr>
        <w:rPr>
          <w:lang w:val="en-US"/>
        </w:rPr>
      </w:pPr>
      <w:r>
        <w:rPr>
          <w:lang w:val="en-US"/>
        </w:rPr>
        <w:t xml:space="preserve">This </w:t>
      </w:r>
      <w:r w:rsidRPr="00632C90">
        <w:rPr>
          <w:lang w:val="en-US"/>
        </w:rPr>
        <w:t xml:space="preserve">template </w:t>
      </w:r>
      <w:r>
        <w:rPr>
          <w:lang w:val="en-US"/>
        </w:rPr>
        <w:t>is a suggestion</w:t>
      </w:r>
      <w:r w:rsidRPr="00632C90">
        <w:rPr>
          <w:lang w:val="en-US"/>
        </w:rPr>
        <w:t xml:space="preserve"> to complete the Software Requirements Specification (SRS) assignment </w:t>
      </w:r>
      <w:r w:rsidR="00B02226">
        <w:rPr>
          <w:lang w:val="en-US"/>
        </w:rPr>
        <w:t xml:space="preserve">as </w:t>
      </w:r>
      <w:proofErr w:type="gramStart"/>
      <w:r w:rsidR="00B02226">
        <w:rPr>
          <w:lang w:val="en-US"/>
        </w:rPr>
        <w:t>well</w:t>
      </w:r>
      <w:proofErr w:type="gramEnd"/>
      <w:r w:rsidR="00B02226">
        <w:rPr>
          <w:lang w:val="en-US"/>
        </w:rPr>
        <w:t xml:space="preserve"> the process used.</w:t>
      </w:r>
    </w:p>
    <w:p w14:paraId="34912272" w14:textId="36E9E7C8" w:rsidR="00F53C01" w:rsidRPr="00632C90" w:rsidRDefault="00F53C01" w:rsidP="00632C90">
      <w:pPr>
        <w:rPr>
          <w:lang w:val="en-US"/>
        </w:rPr>
      </w:pPr>
      <w:r w:rsidRPr="00F53C01">
        <w:rPr>
          <w:lang w:val="en-US"/>
        </w:rPr>
        <w:t>Please send comments and improvement opportunities to aj</w:t>
      </w:r>
      <w:r w:rsidR="00872949">
        <w:rPr>
          <w:lang w:val="en-US"/>
        </w:rPr>
        <w:t>s</w:t>
      </w:r>
      <w:r w:rsidRPr="00F53C01">
        <w:rPr>
          <w:lang w:val="en-US"/>
        </w:rPr>
        <w:t>@isep.ipp.pt.</w:t>
      </w:r>
    </w:p>
    <w:p w14:paraId="3EE33D0A" w14:textId="77777777" w:rsidR="00B02226" w:rsidRDefault="00B02226">
      <w:pPr>
        <w:ind w:left="0"/>
        <w:rPr>
          <w:lang w:val="en-US"/>
        </w:rPr>
      </w:pPr>
    </w:p>
    <w:p w14:paraId="2EA9895E" w14:textId="77777777" w:rsidR="00B02226" w:rsidRDefault="00F52D09" w:rsidP="00F52D09">
      <w:pPr>
        <w:tabs>
          <w:tab w:val="left" w:pos="6828"/>
        </w:tabs>
        <w:ind w:left="0"/>
        <w:rPr>
          <w:lang w:val="en-US"/>
        </w:rPr>
      </w:pPr>
      <w:r>
        <w:rPr>
          <w:lang w:val="en-US"/>
        </w:rPr>
        <w:tab/>
      </w:r>
    </w:p>
    <w:p w14:paraId="3907A1BB" w14:textId="77777777" w:rsidR="00D20459" w:rsidRDefault="00D20459" w:rsidP="00D20459">
      <w:pPr>
        <w:rPr>
          <w:b/>
          <w:lang w:val="en-US"/>
        </w:rPr>
      </w:pPr>
    </w:p>
    <w:p w14:paraId="74D460D1" w14:textId="77777777" w:rsidR="00D20459" w:rsidRPr="00D20459" w:rsidRDefault="00D20459" w:rsidP="00D20459">
      <w:pPr>
        <w:pStyle w:val="Ttulo"/>
        <w:rPr>
          <w:sz w:val="24"/>
          <w:szCs w:val="24"/>
          <w:lang w:val="en-US"/>
        </w:rPr>
      </w:pPr>
      <w:r w:rsidRPr="00D20459">
        <w:rPr>
          <w:sz w:val="24"/>
          <w:szCs w:val="24"/>
          <w:lang w:val="en-US"/>
        </w:rPr>
        <w:t>Acknowledgements:</w:t>
      </w:r>
    </w:p>
    <w:p w14:paraId="1293229F" w14:textId="77777777" w:rsidR="0066712E" w:rsidRPr="00D20459" w:rsidRDefault="00D20459" w:rsidP="00D20459">
      <w:pPr>
        <w:rPr>
          <w:lang w:val="en-US"/>
        </w:rPr>
      </w:pPr>
      <w:r w:rsidRPr="00D20459">
        <w:rPr>
          <w:lang w:val="en-US"/>
        </w:rPr>
        <w:t xml:space="preserve">Sections of this document are based </w:t>
      </w:r>
      <w:r>
        <w:rPr>
          <w:lang w:val="en-US"/>
        </w:rPr>
        <w:t xml:space="preserve">on the book </w:t>
      </w:r>
      <w:r w:rsidR="0066712E" w:rsidRPr="00D20459">
        <w:rPr>
          <w:lang w:val="en-US"/>
        </w:rPr>
        <w:t>Software Requirements</w:t>
      </w:r>
      <w:r>
        <w:rPr>
          <w:lang w:val="en-US"/>
        </w:rPr>
        <w:t xml:space="preserve"> (Third Edition) by Joy Beatty &amp;</w:t>
      </w:r>
      <w:r w:rsidR="0066712E" w:rsidRPr="00D20459">
        <w:rPr>
          <w:lang w:val="en-US"/>
        </w:rPr>
        <w:t xml:space="preserve"> Karl Wiegers</w:t>
      </w:r>
      <w:r w:rsidR="00F52D09">
        <w:rPr>
          <w:lang w:val="en-US"/>
        </w:rPr>
        <w:t xml:space="preserve"> and </w:t>
      </w:r>
      <w:r w:rsidR="00F53C01">
        <w:rPr>
          <w:lang w:val="en-US"/>
        </w:rPr>
        <w:t xml:space="preserve">in </w:t>
      </w:r>
      <w:r w:rsidR="00F52D09" w:rsidRPr="00D20459">
        <w:rPr>
          <w:lang w:val="en-US"/>
        </w:rPr>
        <w:t xml:space="preserve">the </w:t>
      </w:r>
      <w:r w:rsidR="00F52D09">
        <w:rPr>
          <w:lang w:val="en-US"/>
        </w:rPr>
        <w:t>ISO/IEC/</w:t>
      </w:r>
      <w:r w:rsidR="00F52D09" w:rsidRPr="00D20459">
        <w:rPr>
          <w:lang w:val="en-US"/>
        </w:rPr>
        <w:t>IEEE 29148</w:t>
      </w:r>
      <w:r w:rsidR="00F52D09">
        <w:rPr>
          <w:lang w:val="en-US"/>
        </w:rPr>
        <w:t>.</w:t>
      </w:r>
    </w:p>
    <w:p w14:paraId="31A3E86F" w14:textId="77777777" w:rsidR="005E2EE3" w:rsidRDefault="005E2EE3" w:rsidP="00D20459">
      <w:pPr>
        <w:rPr>
          <w:lang w:val="en-US"/>
        </w:rPr>
      </w:pPr>
    </w:p>
    <w:p w14:paraId="7818A66A" w14:textId="77777777" w:rsidR="00D20459" w:rsidRDefault="00D20459" w:rsidP="00D20459">
      <w:pPr>
        <w:rPr>
          <w:lang w:val="en-US"/>
        </w:rPr>
      </w:pPr>
    </w:p>
    <w:p w14:paraId="64B52445" w14:textId="77777777" w:rsidR="00D20459" w:rsidRDefault="00D20459" w:rsidP="00D20459">
      <w:pPr>
        <w:rPr>
          <w:lang w:val="en-US"/>
        </w:rPr>
      </w:pPr>
    </w:p>
    <w:p w14:paraId="143D5D56" w14:textId="77777777" w:rsidR="00D20459" w:rsidRDefault="0066712E" w:rsidP="00D20459">
      <w:pPr>
        <w:pStyle w:val="Ttulo"/>
        <w:rPr>
          <w:sz w:val="24"/>
          <w:szCs w:val="24"/>
          <w:lang w:val="en-US"/>
        </w:rPr>
      </w:pPr>
      <w:r>
        <w:rPr>
          <w:sz w:val="24"/>
          <w:szCs w:val="24"/>
          <w:lang w:val="en-US"/>
        </w:rPr>
        <w:t>Template revision history</w:t>
      </w:r>
    </w:p>
    <w:tbl>
      <w:tblPr>
        <w:tblStyle w:val="TabeladeLista4-Destaque1"/>
        <w:tblW w:w="0" w:type="auto"/>
        <w:tblInd w:w="265" w:type="dxa"/>
        <w:tblLook w:val="0420" w:firstRow="1" w:lastRow="0" w:firstColumn="0" w:lastColumn="0" w:noHBand="0" w:noVBand="1"/>
      </w:tblPr>
      <w:tblGrid>
        <w:gridCol w:w="990"/>
        <w:gridCol w:w="1710"/>
        <w:gridCol w:w="5400"/>
        <w:gridCol w:w="1359"/>
      </w:tblGrid>
      <w:tr w:rsidR="00D20459" w14:paraId="0898535D" w14:textId="77777777" w:rsidTr="00D20459">
        <w:trPr>
          <w:cnfStyle w:val="100000000000" w:firstRow="1" w:lastRow="0" w:firstColumn="0" w:lastColumn="0" w:oddVBand="0" w:evenVBand="0" w:oddHBand="0" w:evenHBand="0" w:firstRowFirstColumn="0" w:firstRowLastColumn="0" w:lastRowFirstColumn="0" w:lastRowLastColumn="0"/>
        </w:trPr>
        <w:tc>
          <w:tcPr>
            <w:tcW w:w="990" w:type="dxa"/>
          </w:tcPr>
          <w:p w14:paraId="11325FCC" w14:textId="77777777" w:rsidR="00D20459" w:rsidRDefault="00D20459" w:rsidP="00D20459">
            <w:pPr>
              <w:ind w:left="0"/>
              <w:rPr>
                <w:lang w:val="en-US"/>
              </w:rPr>
            </w:pPr>
            <w:r>
              <w:rPr>
                <w:lang w:val="en-US"/>
              </w:rPr>
              <w:t>Vers</w:t>
            </w:r>
            <w:r w:rsidR="0066712E">
              <w:rPr>
                <w:lang w:val="en-US"/>
              </w:rPr>
              <w:t>ion</w:t>
            </w:r>
          </w:p>
        </w:tc>
        <w:tc>
          <w:tcPr>
            <w:tcW w:w="1710" w:type="dxa"/>
          </w:tcPr>
          <w:p w14:paraId="5491C763" w14:textId="77777777" w:rsidR="00D20459" w:rsidRDefault="00D20459" w:rsidP="00D20459">
            <w:pPr>
              <w:ind w:left="0"/>
              <w:rPr>
                <w:lang w:val="en-US"/>
              </w:rPr>
            </w:pPr>
            <w:r>
              <w:rPr>
                <w:lang w:val="en-US"/>
              </w:rPr>
              <w:t>Aut</w:t>
            </w:r>
            <w:r w:rsidR="0066712E">
              <w:rPr>
                <w:lang w:val="en-US"/>
              </w:rPr>
              <w:t>h</w:t>
            </w:r>
            <w:r>
              <w:rPr>
                <w:lang w:val="en-US"/>
              </w:rPr>
              <w:t>or</w:t>
            </w:r>
          </w:p>
        </w:tc>
        <w:tc>
          <w:tcPr>
            <w:tcW w:w="5400" w:type="dxa"/>
          </w:tcPr>
          <w:p w14:paraId="779AF63B" w14:textId="77777777" w:rsidR="00D20459" w:rsidRDefault="0066712E" w:rsidP="00D20459">
            <w:pPr>
              <w:ind w:left="0"/>
              <w:rPr>
                <w:lang w:val="en-US"/>
              </w:rPr>
            </w:pPr>
            <w:r>
              <w:rPr>
                <w:lang w:val="en-US"/>
              </w:rPr>
              <w:t>Description</w:t>
            </w:r>
          </w:p>
        </w:tc>
        <w:tc>
          <w:tcPr>
            <w:tcW w:w="1359" w:type="dxa"/>
          </w:tcPr>
          <w:p w14:paraId="0EE52A66" w14:textId="77777777" w:rsidR="00D20459" w:rsidRDefault="00D20459" w:rsidP="00D20459">
            <w:pPr>
              <w:ind w:left="0"/>
              <w:rPr>
                <w:lang w:val="en-US"/>
              </w:rPr>
            </w:pPr>
            <w:r>
              <w:rPr>
                <w:lang w:val="en-US"/>
              </w:rPr>
              <w:t>Dat</w:t>
            </w:r>
            <w:r w:rsidR="0066712E">
              <w:rPr>
                <w:lang w:val="en-US"/>
              </w:rPr>
              <w:t>e</w:t>
            </w:r>
          </w:p>
        </w:tc>
      </w:tr>
      <w:tr w:rsidR="00D20459" w14:paraId="47B660FA"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56C2D520" w14:textId="77777777" w:rsidR="00D20459" w:rsidRPr="0066712E" w:rsidRDefault="00D20459" w:rsidP="00D20459">
            <w:pPr>
              <w:ind w:left="0"/>
              <w:rPr>
                <w:sz w:val="20"/>
                <w:szCs w:val="20"/>
                <w:lang w:val="en-US"/>
              </w:rPr>
            </w:pPr>
            <w:r w:rsidRPr="0066712E">
              <w:rPr>
                <w:sz w:val="20"/>
                <w:szCs w:val="20"/>
                <w:lang w:val="en-US"/>
              </w:rPr>
              <w:t>1.0</w:t>
            </w:r>
          </w:p>
        </w:tc>
        <w:tc>
          <w:tcPr>
            <w:tcW w:w="1710" w:type="dxa"/>
          </w:tcPr>
          <w:p w14:paraId="0B770B43" w14:textId="77777777" w:rsidR="00D20459" w:rsidRPr="0066712E" w:rsidRDefault="00D20459" w:rsidP="00D20459">
            <w:pPr>
              <w:ind w:left="0"/>
              <w:rPr>
                <w:sz w:val="20"/>
                <w:szCs w:val="20"/>
                <w:lang w:val="en-US"/>
              </w:rPr>
            </w:pPr>
            <w:r w:rsidRPr="0066712E">
              <w:rPr>
                <w:sz w:val="20"/>
                <w:szCs w:val="20"/>
                <w:lang w:val="en-US"/>
              </w:rPr>
              <w:t>António Rocha</w:t>
            </w:r>
          </w:p>
        </w:tc>
        <w:tc>
          <w:tcPr>
            <w:tcW w:w="5400" w:type="dxa"/>
          </w:tcPr>
          <w:p w14:paraId="70F7CC9F" w14:textId="77777777" w:rsidR="00D20459" w:rsidRPr="0066712E" w:rsidRDefault="0066712E" w:rsidP="00D20459">
            <w:pPr>
              <w:ind w:left="0"/>
              <w:rPr>
                <w:sz w:val="20"/>
                <w:szCs w:val="20"/>
                <w:lang w:val="en-US"/>
              </w:rPr>
            </w:pPr>
            <w:r w:rsidRPr="0066712E">
              <w:rPr>
                <w:sz w:val="20"/>
                <w:szCs w:val="20"/>
                <w:lang w:val="en-US"/>
              </w:rPr>
              <w:t>Initial version</w:t>
            </w:r>
          </w:p>
        </w:tc>
        <w:tc>
          <w:tcPr>
            <w:tcW w:w="1359" w:type="dxa"/>
          </w:tcPr>
          <w:p w14:paraId="6D71F44F" w14:textId="77777777" w:rsidR="00D20459" w:rsidRPr="0066712E" w:rsidRDefault="00D20459" w:rsidP="00D20459">
            <w:pPr>
              <w:ind w:left="0"/>
              <w:rPr>
                <w:sz w:val="20"/>
                <w:szCs w:val="20"/>
                <w:lang w:val="en-US"/>
              </w:rPr>
            </w:pPr>
            <w:r w:rsidRPr="0066712E">
              <w:rPr>
                <w:sz w:val="20"/>
                <w:szCs w:val="20"/>
                <w:lang w:val="en-US"/>
              </w:rPr>
              <w:t>2017-10-0</w:t>
            </w:r>
            <w:r w:rsidR="00F53C01">
              <w:rPr>
                <w:sz w:val="20"/>
                <w:szCs w:val="20"/>
                <w:lang w:val="en-US"/>
              </w:rPr>
              <w:t>7</w:t>
            </w:r>
          </w:p>
        </w:tc>
      </w:tr>
      <w:tr w:rsidR="00A2112A" w14:paraId="1FF9CA9A" w14:textId="77777777" w:rsidTr="00D20459">
        <w:tc>
          <w:tcPr>
            <w:tcW w:w="990" w:type="dxa"/>
          </w:tcPr>
          <w:p w14:paraId="3AB32E6A" w14:textId="77777777" w:rsidR="00A2112A" w:rsidRDefault="00A2112A" w:rsidP="00A2112A">
            <w:pPr>
              <w:ind w:left="0"/>
              <w:rPr>
                <w:lang w:val="en-US"/>
              </w:rPr>
            </w:pPr>
            <w:r>
              <w:rPr>
                <w:lang w:val="en-US"/>
              </w:rPr>
              <w:t>1.1</w:t>
            </w:r>
          </w:p>
        </w:tc>
        <w:tc>
          <w:tcPr>
            <w:tcW w:w="1710" w:type="dxa"/>
          </w:tcPr>
          <w:p w14:paraId="070858F3" w14:textId="77777777" w:rsidR="00A2112A" w:rsidRPr="0066712E" w:rsidRDefault="00A2112A" w:rsidP="00A2112A">
            <w:pPr>
              <w:ind w:left="0"/>
              <w:rPr>
                <w:sz w:val="20"/>
                <w:szCs w:val="20"/>
                <w:lang w:val="en-US"/>
              </w:rPr>
            </w:pPr>
            <w:r w:rsidRPr="0066712E">
              <w:rPr>
                <w:sz w:val="20"/>
                <w:szCs w:val="20"/>
                <w:lang w:val="en-US"/>
              </w:rPr>
              <w:t>António Rocha</w:t>
            </w:r>
          </w:p>
        </w:tc>
        <w:tc>
          <w:tcPr>
            <w:tcW w:w="5400" w:type="dxa"/>
          </w:tcPr>
          <w:p w14:paraId="66491DD8" w14:textId="77777777" w:rsidR="00A2112A" w:rsidRPr="0066712E" w:rsidRDefault="00A2112A" w:rsidP="00A2112A">
            <w:pPr>
              <w:ind w:left="0"/>
              <w:rPr>
                <w:sz w:val="20"/>
                <w:szCs w:val="20"/>
                <w:lang w:val="en-US"/>
              </w:rPr>
            </w:pPr>
            <w:r>
              <w:rPr>
                <w:sz w:val="20"/>
                <w:szCs w:val="20"/>
                <w:lang w:val="en-US"/>
              </w:rPr>
              <w:t>A few improvement details</w:t>
            </w:r>
          </w:p>
        </w:tc>
        <w:tc>
          <w:tcPr>
            <w:tcW w:w="1359" w:type="dxa"/>
          </w:tcPr>
          <w:p w14:paraId="1E0AD0D2" w14:textId="77777777" w:rsidR="00A2112A" w:rsidRPr="0066712E" w:rsidRDefault="00A2112A" w:rsidP="00A2112A">
            <w:pPr>
              <w:ind w:left="0"/>
              <w:rPr>
                <w:sz w:val="20"/>
                <w:szCs w:val="20"/>
                <w:lang w:val="en-US"/>
              </w:rPr>
            </w:pPr>
            <w:r w:rsidRPr="0066712E">
              <w:rPr>
                <w:sz w:val="20"/>
                <w:szCs w:val="20"/>
                <w:lang w:val="en-US"/>
              </w:rPr>
              <w:t>201</w:t>
            </w:r>
            <w:r>
              <w:rPr>
                <w:sz w:val="20"/>
                <w:szCs w:val="20"/>
                <w:lang w:val="en-US"/>
              </w:rPr>
              <w:t>8</w:t>
            </w:r>
            <w:r w:rsidRPr="0066712E">
              <w:rPr>
                <w:sz w:val="20"/>
                <w:szCs w:val="20"/>
                <w:lang w:val="en-US"/>
              </w:rPr>
              <w:t>-10-0</w:t>
            </w:r>
            <w:r>
              <w:rPr>
                <w:sz w:val="20"/>
                <w:szCs w:val="20"/>
                <w:lang w:val="en-US"/>
              </w:rPr>
              <w:t>4</w:t>
            </w:r>
          </w:p>
        </w:tc>
      </w:tr>
      <w:tr w:rsidR="00D20459" w14:paraId="3FC278EF"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4CDE4645" w14:textId="57C60010" w:rsidR="00D20459" w:rsidRDefault="00872949" w:rsidP="00D20459">
            <w:pPr>
              <w:ind w:left="0"/>
              <w:rPr>
                <w:lang w:val="en-US"/>
              </w:rPr>
            </w:pPr>
            <w:r>
              <w:rPr>
                <w:lang w:val="en-US"/>
              </w:rPr>
              <w:t>1.2</w:t>
            </w:r>
          </w:p>
        </w:tc>
        <w:tc>
          <w:tcPr>
            <w:tcW w:w="1710" w:type="dxa"/>
          </w:tcPr>
          <w:p w14:paraId="063A941F" w14:textId="458D650A" w:rsidR="00D20459" w:rsidRDefault="00872949" w:rsidP="00D20459">
            <w:pPr>
              <w:ind w:left="0"/>
              <w:rPr>
                <w:lang w:val="en-US"/>
              </w:rPr>
            </w:pPr>
            <w:r>
              <w:rPr>
                <w:lang w:val="en-US"/>
              </w:rPr>
              <w:t>Jorge Santos</w:t>
            </w:r>
          </w:p>
        </w:tc>
        <w:tc>
          <w:tcPr>
            <w:tcW w:w="5400" w:type="dxa"/>
          </w:tcPr>
          <w:p w14:paraId="10510E94" w14:textId="7890E007" w:rsidR="00D20459" w:rsidRDefault="00872949" w:rsidP="00D20459">
            <w:pPr>
              <w:ind w:left="0"/>
              <w:rPr>
                <w:lang w:val="en-US"/>
              </w:rPr>
            </w:pPr>
            <w:r>
              <w:rPr>
                <w:lang w:val="en-US"/>
              </w:rPr>
              <w:t>Minor improvements details</w:t>
            </w:r>
          </w:p>
        </w:tc>
        <w:tc>
          <w:tcPr>
            <w:tcW w:w="1359" w:type="dxa"/>
          </w:tcPr>
          <w:p w14:paraId="10A908C7" w14:textId="1D860326" w:rsidR="00D20459" w:rsidRDefault="00872949" w:rsidP="00D20459">
            <w:pPr>
              <w:ind w:left="0"/>
              <w:rPr>
                <w:lang w:val="en-US"/>
              </w:rPr>
            </w:pPr>
            <w:r>
              <w:rPr>
                <w:lang w:val="en-US"/>
              </w:rPr>
              <w:t>2023-10-18</w:t>
            </w:r>
          </w:p>
        </w:tc>
      </w:tr>
    </w:tbl>
    <w:p w14:paraId="22A63CF9" w14:textId="77777777" w:rsidR="00D20459" w:rsidRDefault="00D20459" w:rsidP="00D20459">
      <w:pPr>
        <w:rPr>
          <w:lang w:val="en-US"/>
        </w:rPr>
      </w:pPr>
    </w:p>
    <w:p w14:paraId="5E7DCF42" w14:textId="77777777" w:rsidR="00D20459" w:rsidRDefault="00D20459" w:rsidP="00D20459">
      <w:pPr>
        <w:rPr>
          <w:lang w:val="en-US"/>
        </w:rPr>
      </w:pPr>
    </w:p>
    <w:p w14:paraId="1B84F6AA" w14:textId="77777777" w:rsidR="00D20459" w:rsidRDefault="00D20459" w:rsidP="00D20459">
      <w:pPr>
        <w:rPr>
          <w:lang w:val="en-US"/>
        </w:rPr>
      </w:pPr>
    </w:p>
    <w:p w14:paraId="56F78982" w14:textId="77777777" w:rsidR="00D20459" w:rsidRDefault="00D20459" w:rsidP="00D20459">
      <w:pPr>
        <w:rPr>
          <w:lang w:val="en-US"/>
        </w:rPr>
      </w:pPr>
    </w:p>
    <w:p w14:paraId="71633171" w14:textId="77777777" w:rsidR="0066712E" w:rsidRDefault="0066712E" w:rsidP="00D20459">
      <w:pPr>
        <w:rPr>
          <w:lang w:val="en-US"/>
        </w:rPr>
      </w:pPr>
    </w:p>
    <w:p w14:paraId="056CA780" w14:textId="77777777" w:rsidR="0066712E" w:rsidRDefault="0066712E" w:rsidP="00D20459">
      <w:pPr>
        <w:rPr>
          <w:lang w:val="en-US"/>
        </w:rPr>
      </w:pPr>
    </w:p>
    <w:p w14:paraId="34629F42" w14:textId="77777777" w:rsidR="0066712E" w:rsidRDefault="0066712E" w:rsidP="00D20459">
      <w:pPr>
        <w:rPr>
          <w:lang w:val="en-US"/>
        </w:rPr>
      </w:pPr>
    </w:p>
    <w:p w14:paraId="468484F0" w14:textId="77777777" w:rsidR="00D20459" w:rsidRDefault="00D20459" w:rsidP="00D20459">
      <w:pPr>
        <w:rPr>
          <w:lang w:val="en-US"/>
        </w:rPr>
        <w:sectPr w:rsidR="00D20459" w:rsidSect="005E2EE3">
          <w:headerReference w:type="default" r:id="rId12"/>
          <w:footerReference w:type="default" r:id="rId13"/>
          <w:footerReference w:type="first" r:id="rId14"/>
          <w:pgSz w:w="12240" w:h="15840" w:code="1"/>
          <w:pgMar w:top="1152" w:right="1253" w:bottom="2160" w:left="1253" w:header="720" w:footer="1296" w:gutter="0"/>
          <w:pgNumType w:start="0"/>
          <w:cols w:space="720"/>
          <w:titlePg/>
          <w:docGrid w:linePitch="360"/>
        </w:sectPr>
      </w:pPr>
    </w:p>
    <w:p w14:paraId="64ECBC7C" w14:textId="77777777" w:rsidR="005E2EE3" w:rsidRPr="00D20459" w:rsidRDefault="00FE2CDA" w:rsidP="005E2EE3">
      <w:pPr>
        <w:rPr>
          <w:lang w:val="en-US"/>
        </w:rPr>
      </w:pPr>
      <w:r w:rsidRPr="00632C90">
        <w:rPr>
          <w:lang w:val="en-US"/>
        </w:rPr>
        <w:lastRenderedPageBreak/>
        <w:br w:type="page"/>
      </w:r>
    </w:p>
    <w:sdt>
      <w:sdtPr>
        <w:id w:val="345680890"/>
        <w:docPartObj>
          <w:docPartGallery w:val="Cover Pages"/>
          <w:docPartUnique/>
        </w:docPartObj>
      </w:sdtPr>
      <w:sdtEndPr>
        <w:rPr>
          <w:lang w:val="en-US"/>
        </w:rPr>
      </w:sdtEndPr>
      <w:sdtContent>
        <w:p w14:paraId="6907BDF5" w14:textId="77777777" w:rsidR="005E2EE3" w:rsidRDefault="005E2EE3" w:rsidP="005E2EE3"/>
        <w:p w14:paraId="690F42D5" w14:textId="77777777" w:rsidR="005E2EE3" w:rsidRDefault="005E2EE3" w:rsidP="005E2EE3">
          <w:pPr>
            <w:ind w:left="0"/>
            <w:rPr>
              <w:lang w:val="en-US"/>
            </w:rPr>
          </w:pPr>
          <w:r>
            <w:rPr>
              <w:noProof/>
            </w:rPr>
            <mc:AlternateContent>
              <mc:Choice Requires="wps">
                <w:drawing>
                  <wp:anchor distT="0" distB="0" distL="182880" distR="182880" simplePos="0" relativeHeight="251656192" behindDoc="0" locked="0" layoutInCell="1" allowOverlap="1" wp14:anchorId="3F1DB88D" wp14:editId="723DC69F">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39D52" w14:textId="58A1DEA1" w:rsidR="00A20C24" w:rsidRPr="00B57BEF" w:rsidRDefault="00000000" w:rsidP="005E2EE3">
                                <w:pPr>
                                  <w:pStyle w:val="SemEspaamento"/>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Content>
                                    <w:r w:rsidR="00866C02">
                                      <w:rPr>
                                        <w:color w:val="D6615C" w:themeColor="accent1"/>
                                        <w:sz w:val="56"/>
                                        <w:szCs w:val="56"/>
                                      </w:rPr>
                                      <w:t>AMAPP</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AA6F854" w14:textId="3C88B270" w:rsidR="00A20C24" w:rsidRPr="00B57BEF" w:rsidRDefault="00A20C24" w:rsidP="005E2EE3">
                                    <w:pPr>
                                      <w:pStyle w:val="SemEspaamento"/>
                                      <w:spacing w:before="40" w:after="40"/>
                                      <w:rPr>
                                        <w:caps/>
                                        <w:color w:val="703E00" w:themeColor="accent5" w:themeShade="80"/>
                                        <w:sz w:val="28"/>
                                        <w:szCs w:val="28"/>
                                      </w:rPr>
                                    </w:pPr>
                                    <w:r>
                                      <w:rPr>
                                        <w:caps/>
                                        <w:color w:val="703E00" w:themeColor="accent5" w:themeShade="80"/>
                                        <w:sz w:val="28"/>
                                        <w:szCs w:val="28"/>
                                      </w:rPr>
                                      <w:t>Software Requirements Specification – vERSION 1.</w:t>
                                    </w:r>
                                    <w:r w:rsidR="00872949">
                                      <w:rPr>
                                        <w:caps/>
                                        <w:color w:val="703E00" w:themeColor="accent5" w:themeShade="80"/>
                                        <w:sz w:val="28"/>
                                        <w:szCs w:val="28"/>
                                      </w:rPr>
                                      <w:t>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0291886F" w14:textId="68DFED85" w:rsidR="00A20C24" w:rsidRPr="005E2EE3" w:rsidRDefault="008F2576" w:rsidP="005E2EE3">
                                    <w:pPr>
                                      <w:pStyle w:val="SemEspaamento"/>
                                      <w:spacing w:before="80" w:after="40"/>
                                      <w:rPr>
                                        <w:caps/>
                                        <w:color w:val="E17E00" w:themeColor="accent5"/>
                                        <w:sz w:val="24"/>
                                        <w:szCs w:val="24"/>
                                        <w:lang w:val="pt-PT"/>
                                      </w:rPr>
                                    </w:pPr>
                                    <w:r>
                                      <w:rPr>
                                        <w:caps/>
                                        <w:color w:val="E17E00" w:themeColor="accent5"/>
                                        <w:sz w:val="24"/>
                                        <w:szCs w:val="24"/>
                                        <w:lang w:val="pt-PT"/>
                                      </w:rPr>
                                      <w:t>hUGO COELHO;ILÍDIO MAGALHÃES;PAULO ABREU;PEDRO OLIVEIRA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F1DB88D" id="_x0000_t202" coordsize="21600,21600" o:spt="202" path="m,l,21600r21600,l21600,xe">
                    <v:stroke joinstyle="miter"/>
                    <v:path gradientshapeok="t" o:connecttype="rect"/>
                  </v:shapetype>
                  <v:shape id="Text Box 131" o:spid="_x0000_s1026" type="#_x0000_t202" style="position:absolute;margin-left:37.25pt;margin-top:297.9pt;width:471.7pt;height:151.4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" filled="f" stroked="f" strokeweight=".5pt">
                    <v:textbox inset="0,0,0,0">
                      <w:txbxContent>
                        <w:p w14:paraId="09B39D52" w14:textId="58A1DEA1" w:rsidR="00A20C24" w:rsidRPr="00B57BEF" w:rsidRDefault="00000000" w:rsidP="005E2EE3">
                          <w:pPr>
                            <w:pStyle w:val="SemEspaamento"/>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Content>
                              <w:r w:rsidR="00866C02">
                                <w:rPr>
                                  <w:color w:val="D6615C" w:themeColor="accent1"/>
                                  <w:sz w:val="56"/>
                                  <w:szCs w:val="56"/>
                                </w:rPr>
                                <w:t>AMAPP</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AA6F854" w14:textId="3C88B270" w:rsidR="00A20C24" w:rsidRPr="00B57BEF" w:rsidRDefault="00A20C24" w:rsidP="005E2EE3">
                              <w:pPr>
                                <w:pStyle w:val="SemEspaamento"/>
                                <w:spacing w:before="40" w:after="40"/>
                                <w:rPr>
                                  <w:caps/>
                                  <w:color w:val="703E00" w:themeColor="accent5" w:themeShade="80"/>
                                  <w:sz w:val="28"/>
                                  <w:szCs w:val="28"/>
                                </w:rPr>
                              </w:pPr>
                              <w:r>
                                <w:rPr>
                                  <w:caps/>
                                  <w:color w:val="703E00" w:themeColor="accent5" w:themeShade="80"/>
                                  <w:sz w:val="28"/>
                                  <w:szCs w:val="28"/>
                                </w:rPr>
                                <w:t>Software Requirements Specification – vERSION 1.</w:t>
                              </w:r>
                              <w:r w:rsidR="00872949">
                                <w:rPr>
                                  <w:caps/>
                                  <w:color w:val="703E00" w:themeColor="accent5" w:themeShade="80"/>
                                  <w:sz w:val="28"/>
                                  <w:szCs w:val="28"/>
                                </w:rPr>
                                <w:t>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0291886F" w14:textId="68DFED85" w:rsidR="00A20C24" w:rsidRPr="005E2EE3" w:rsidRDefault="008F2576" w:rsidP="005E2EE3">
                              <w:pPr>
                                <w:pStyle w:val="SemEspaamento"/>
                                <w:spacing w:before="80" w:after="40"/>
                                <w:rPr>
                                  <w:caps/>
                                  <w:color w:val="E17E00" w:themeColor="accent5"/>
                                  <w:sz w:val="24"/>
                                  <w:szCs w:val="24"/>
                                  <w:lang w:val="pt-PT"/>
                                </w:rPr>
                              </w:pPr>
                              <w:r>
                                <w:rPr>
                                  <w:caps/>
                                  <w:color w:val="E17E00" w:themeColor="accent5"/>
                                  <w:sz w:val="24"/>
                                  <w:szCs w:val="24"/>
                                  <w:lang w:val="pt-PT"/>
                                </w:rPr>
                                <w:t>hUGO COELHO;ILÍDIO MAGALHÃES;PAULO ABREU;PEDRO OLIVEIRA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3120" behindDoc="0" locked="0" layoutInCell="1" allowOverlap="1" wp14:anchorId="46F9C197" wp14:editId="7684933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3CEF3537" w14:textId="72E8C499" w:rsidR="00A20C24" w:rsidRDefault="003C7D41" w:rsidP="005E2EE3">
                                    <w:pPr>
                                      <w:pStyle w:val="SemEspaamento"/>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6F9C197" id="Rectangle 132" o:spid="_x0000_s1027" style="position:absolute;margin-left:-4.4pt;margin-top:0;width:46.8pt;height:77.7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d6615c [3204]" stroked="f" strokeweight="1p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3CEF3537" w14:textId="72E8C499" w:rsidR="00A20C24" w:rsidRDefault="003C7D41" w:rsidP="005E2EE3">
                              <w:pPr>
                                <w:pStyle w:val="SemEspaamento"/>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b/>
              <w:bCs/>
              <w:lang w:val="en-US"/>
            </w:rPr>
            <w:br w:type="page"/>
          </w:r>
        </w:p>
      </w:sdtContent>
    </w:sdt>
    <w:p w14:paraId="0983D5A0" w14:textId="77777777" w:rsidR="00B02226" w:rsidRPr="00632C90" w:rsidRDefault="00B02226">
      <w:pPr>
        <w:ind w:left="0"/>
        <w:rPr>
          <w:lang w:val="en-US"/>
        </w:rPr>
      </w:pPr>
    </w:p>
    <w:p w14:paraId="21A71259" w14:textId="77777777" w:rsidR="002A3C30" w:rsidRPr="00632C90" w:rsidRDefault="002A3C30" w:rsidP="003E5069">
      <w:pPr>
        <w:rPr>
          <w:lang w:val="en-US"/>
        </w:rPr>
      </w:pPr>
    </w:p>
    <w:sdt>
      <w:sdtPr>
        <w:rPr>
          <w:rFonts w:asciiTheme="minorHAnsi" w:eastAsiaTheme="minorEastAsia" w:hAnsiTheme="minorHAnsi" w:cstheme="minorBidi"/>
          <w:color w:val="404040" w:themeColor="text1" w:themeTint="BF"/>
          <w:sz w:val="22"/>
          <w:szCs w:val="22"/>
          <w:lang w:eastAsia="ja-JP"/>
        </w:rPr>
        <w:id w:val="2117018071"/>
        <w:docPartObj>
          <w:docPartGallery w:val="Table of Contents"/>
          <w:docPartUnique/>
        </w:docPartObj>
      </w:sdtPr>
      <w:sdtContent>
        <w:p w14:paraId="2177B527" w14:textId="77777777" w:rsidR="002A3C30" w:rsidRDefault="002A3C30" w:rsidP="003E5069">
          <w:pPr>
            <w:pStyle w:val="Cabealhodondice"/>
          </w:pPr>
        </w:p>
        <w:p w14:paraId="3119C8D4" w14:textId="4021B698" w:rsidR="00156836" w:rsidRDefault="002A3C30">
          <w:pPr>
            <w:pStyle w:val="ndice1"/>
            <w:tabs>
              <w:tab w:val="left" w:pos="720"/>
              <w:tab w:val="right" w:leader="dot" w:pos="9350"/>
            </w:tabs>
            <w:rPr>
              <w:rFonts w:eastAsiaTheme="minorEastAsia"/>
              <w:noProof/>
              <w:color w:val="auto"/>
              <w:kern w:val="2"/>
              <w:sz w:val="24"/>
              <w:szCs w:val="24"/>
              <w:lang w:val="en-GB" w:eastAsia="en-GB"/>
              <w14:ligatures w14:val="standardContextual"/>
            </w:rPr>
          </w:pPr>
          <w:r>
            <w:fldChar w:fldCharType="begin"/>
          </w:r>
          <w:r>
            <w:instrText xml:space="preserve"> TOC \o "1-3" \h \z \u </w:instrText>
          </w:r>
          <w:r>
            <w:fldChar w:fldCharType="separate"/>
          </w:r>
          <w:hyperlink w:anchor="_Toc182172823" w:history="1">
            <w:r w:rsidR="00156836" w:rsidRPr="00902C50">
              <w:rPr>
                <w:rStyle w:val="Hiperligao"/>
                <w:noProof/>
              </w:rPr>
              <w:t>1.</w:t>
            </w:r>
            <w:r w:rsidR="00156836">
              <w:rPr>
                <w:rFonts w:eastAsiaTheme="minorEastAsia"/>
                <w:noProof/>
                <w:color w:val="auto"/>
                <w:kern w:val="2"/>
                <w:sz w:val="24"/>
                <w:szCs w:val="24"/>
                <w:lang w:val="en-GB" w:eastAsia="en-GB"/>
                <w14:ligatures w14:val="standardContextual"/>
              </w:rPr>
              <w:tab/>
            </w:r>
            <w:r w:rsidR="00156836" w:rsidRPr="00902C50">
              <w:rPr>
                <w:rStyle w:val="Hiperligao"/>
                <w:noProof/>
              </w:rPr>
              <w:t>Introduction</w:t>
            </w:r>
            <w:r w:rsidR="00156836">
              <w:rPr>
                <w:noProof/>
                <w:webHidden/>
              </w:rPr>
              <w:tab/>
            </w:r>
            <w:r w:rsidR="00156836">
              <w:rPr>
                <w:noProof/>
                <w:webHidden/>
              </w:rPr>
              <w:fldChar w:fldCharType="begin"/>
            </w:r>
            <w:r w:rsidR="00156836">
              <w:rPr>
                <w:noProof/>
                <w:webHidden/>
              </w:rPr>
              <w:instrText xml:space="preserve"> PAGEREF _Toc182172823 \h </w:instrText>
            </w:r>
            <w:r w:rsidR="00156836">
              <w:rPr>
                <w:noProof/>
                <w:webHidden/>
              </w:rPr>
            </w:r>
            <w:r w:rsidR="00156836">
              <w:rPr>
                <w:noProof/>
                <w:webHidden/>
              </w:rPr>
              <w:fldChar w:fldCharType="separate"/>
            </w:r>
            <w:r w:rsidR="00F32E00">
              <w:rPr>
                <w:noProof/>
                <w:webHidden/>
              </w:rPr>
              <w:t>7</w:t>
            </w:r>
            <w:r w:rsidR="00156836">
              <w:rPr>
                <w:noProof/>
                <w:webHidden/>
              </w:rPr>
              <w:fldChar w:fldCharType="end"/>
            </w:r>
          </w:hyperlink>
        </w:p>
        <w:p w14:paraId="453A2E47" w14:textId="09E7BD22"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4" w:history="1">
            <w:r w:rsidRPr="00902C50">
              <w:rPr>
                <w:rStyle w:val="Hiperligao"/>
                <w:noProof/>
              </w:rPr>
              <w:t>1.1</w:t>
            </w:r>
            <w:r>
              <w:rPr>
                <w:rFonts w:eastAsiaTheme="minorEastAsia"/>
                <w:noProof/>
                <w:color w:val="auto"/>
                <w:kern w:val="2"/>
                <w:sz w:val="24"/>
                <w:szCs w:val="24"/>
                <w:lang w:val="en-GB" w:eastAsia="en-GB"/>
                <w14:ligatures w14:val="standardContextual"/>
              </w:rPr>
              <w:tab/>
            </w:r>
            <w:r w:rsidRPr="00902C50">
              <w:rPr>
                <w:rStyle w:val="Hiperligao"/>
                <w:noProof/>
              </w:rPr>
              <w:t>Purpose</w:t>
            </w:r>
            <w:r>
              <w:rPr>
                <w:noProof/>
                <w:webHidden/>
              </w:rPr>
              <w:tab/>
            </w:r>
            <w:r>
              <w:rPr>
                <w:noProof/>
                <w:webHidden/>
              </w:rPr>
              <w:fldChar w:fldCharType="begin"/>
            </w:r>
            <w:r>
              <w:rPr>
                <w:noProof/>
                <w:webHidden/>
              </w:rPr>
              <w:instrText xml:space="preserve"> PAGEREF _Toc182172824 \h </w:instrText>
            </w:r>
            <w:r>
              <w:rPr>
                <w:noProof/>
                <w:webHidden/>
              </w:rPr>
            </w:r>
            <w:r>
              <w:rPr>
                <w:noProof/>
                <w:webHidden/>
              </w:rPr>
              <w:fldChar w:fldCharType="separate"/>
            </w:r>
            <w:r w:rsidR="00F32E00">
              <w:rPr>
                <w:noProof/>
                <w:webHidden/>
              </w:rPr>
              <w:t>7</w:t>
            </w:r>
            <w:r>
              <w:rPr>
                <w:noProof/>
                <w:webHidden/>
              </w:rPr>
              <w:fldChar w:fldCharType="end"/>
            </w:r>
          </w:hyperlink>
        </w:p>
        <w:p w14:paraId="640E3BA6" w14:textId="72E8F5B7"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5" w:history="1">
            <w:r w:rsidRPr="00902C50">
              <w:rPr>
                <w:rStyle w:val="Hiperligao"/>
                <w:noProof/>
              </w:rPr>
              <w:t>1.2</w:t>
            </w:r>
            <w:r>
              <w:rPr>
                <w:rFonts w:eastAsiaTheme="minorEastAsia"/>
                <w:noProof/>
                <w:color w:val="auto"/>
                <w:kern w:val="2"/>
                <w:sz w:val="24"/>
                <w:szCs w:val="24"/>
                <w:lang w:val="en-GB" w:eastAsia="en-GB"/>
                <w14:ligatures w14:val="standardContextual"/>
              </w:rPr>
              <w:tab/>
            </w:r>
            <w:r w:rsidRPr="00902C50">
              <w:rPr>
                <w:rStyle w:val="Hiperligao"/>
                <w:noProof/>
              </w:rPr>
              <w:t>Document conventions</w:t>
            </w:r>
            <w:r>
              <w:rPr>
                <w:noProof/>
                <w:webHidden/>
              </w:rPr>
              <w:tab/>
            </w:r>
            <w:r>
              <w:rPr>
                <w:noProof/>
                <w:webHidden/>
              </w:rPr>
              <w:fldChar w:fldCharType="begin"/>
            </w:r>
            <w:r>
              <w:rPr>
                <w:noProof/>
                <w:webHidden/>
              </w:rPr>
              <w:instrText xml:space="preserve"> PAGEREF _Toc182172825 \h </w:instrText>
            </w:r>
            <w:r>
              <w:rPr>
                <w:noProof/>
                <w:webHidden/>
              </w:rPr>
            </w:r>
            <w:r>
              <w:rPr>
                <w:noProof/>
                <w:webHidden/>
              </w:rPr>
              <w:fldChar w:fldCharType="separate"/>
            </w:r>
            <w:r w:rsidR="00F32E00">
              <w:rPr>
                <w:noProof/>
                <w:webHidden/>
              </w:rPr>
              <w:t>7</w:t>
            </w:r>
            <w:r>
              <w:rPr>
                <w:noProof/>
                <w:webHidden/>
              </w:rPr>
              <w:fldChar w:fldCharType="end"/>
            </w:r>
          </w:hyperlink>
        </w:p>
        <w:p w14:paraId="111331B0" w14:textId="766EA95C"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6" w:history="1">
            <w:r w:rsidRPr="00902C50">
              <w:rPr>
                <w:rStyle w:val="Hiperligao"/>
                <w:noProof/>
              </w:rPr>
              <w:t>1.3</w:t>
            </w:r>
            <w:r>
              <w:rPr>
                <w:rFonts w:eastAsiaTheme="minorEastAsia"/>
                <w:noProof/>
                <w:color w:val="auto"/>
                <w:kern w:val="2"/>
                <w:sz w:val="24"/>
                <w:szCs w:val="24"/>
                <w:lang w:val="en-GB" w:eastAsia="en-GB"/>
                <w14:ligatures w14:val="standardContextual"/>
              </w:rPr>
              <w:tab/>
            </w:r>
            <w:r w:rsidRPr="00902C50">
              <w:rPr>
                <w:rStyle w:val="Hiperligao"/>
                <w:noProof/>
              </w:rPr>
              <w:t>Project scope</w:t>
            </w:r>
            <w:r>
              <w:rPr>
                <w:noProof/>
                <w:webHidden/>
              </w:rPr>
              <w:tab/>
            </w:r>
            <w:r>
              <w:rPr>
                <w:noProof/>
                <w:webHidden/>
              </w:rPr>
              <w:fldChar w:fldCharType="begin"/>
            </w:r>
            <w:r>
              <w:rPr>
                <w:noProof/>
                <w:webHidden/>
              </w:rPr>
              <w:instrText xml:space="preserve"> PAGEREF _Toc182172826 \h </w:instrText>
            </w:r>
            <w:r>
              <w:rPr>
                <w:noProof/>
                <w:webHidden/>
              </w:rPr>
            </w:r>
            <w:r>
              <w:rPr>
                <w:noProof/>
                <w:webHidden/>
              </w:rPr>
              <w:fldChar w:fldCharType="separate"/>
            </w:r>
            <w:r w:rsidR="00F32E00">
              <w:rPr>
                <w:noProof/>
                <w:webHidden/>
              </w:rPr>
              <w:t>8</w:t>
            </w:r>
            <w:r>
              <w:rPr>
                <w:noProof/>
                <w:webHidden/>
              </w:rPr>
              <w:fldChar w:fldCharType="end"/>
            </w:r>
          </w:hyperlink>
        </w:p>
        <w:p w14:paraId="2865F35F" w14:textId="33550DC5"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7" w:history="1">
            <w:r w:rsidRPr="00902C50">
              <w:rPr>
                <w:rStyle w:val="Hiperligao"/>
                <w:noProof/>
              </w:rPr>
              <w:t>1.4</w:t>
            </w:r>
            <w:r>
              <w:rPr>
                <w:rFonts w:eastAsiaTheme="minorEastAsia"/>
                <w:noProof/>
                <w:color w:val="auto"/>
                <w:kern w:val="2"/>
                <w:sz w:val="24"/>
                <w:szCs w:val="24"/>
                <w:lang w:val="en-GB" w:eastAsia="en-GB"/>
                <w14:ligatures w14:val="standardContextual"/>
              </w:rPr>
              <w:tab/>
            </w:r>
            <w:r w:rsidRPr="00902C50">
              <w:rPr>
                <w:rStyle w:val="Hiperligao"/>
                <w:noProof/>
              </w:rPr>
              <w:t>References</w:t>
            </w:r>
            <w:r>
              <w:rPr>
                <w:noProof/>
                <w:webHidden/>
              </w:rPr>
              <w:tab/>
            </w:r>
            <w:r>
              <w:rPr>
                <w:noProof/>
                <w:webHidden/>
              </w:rPr>
              <w:fldChar w:fldCharType="begin"/>
            </w:r>
            <w:r>
              <w:rPr>
                <w:noProof/>
                <w:webHidden/>
              </w:rPr>
              <w:instrText xml:space="preserve"> PAGEREF _Toc182172827 \h </w:instrText>
            </w:r>
            <w:r>
              <w:rPr>
                <w:noProof/>
                <w:webHidden/>
              </w:rPr>
            </w:r>
            <w:r>
              <w:rPr>
                <w:noProof/>
                <w:webHidden/>
              </w:rPr>
              <w:fldChar w:fldCharType="separate"/>
            </w:r>
            <w:r w:rsidR="00F32E00">
              <w:rPr>
                <w:noProof/>
                <w:webHidden/>
              </w:rPr>
              <w:t>8</w:t>
            </w:r>
            <w:r>
              <w:rPr>
                <w:noProof/>
                <w:webHidden/>
              </w:rPr>
              <w:fldChar w:fldCharType="end"/>
            </w:r>
          </w:hyperlink>
        </w:p>
        <w:p w14:paraId="6A365375" w14:textId="0F48BBF7"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28" w:history="1">
            <w:r w:rsidRPr="00902C50">
              <w:rPr>
                <w:rStyle w:val="Hiperligao"/>
                <w:noProof/>
              </w:rPr>
              <w:t>2.</w:t>
            </w:r>
            <w:r>
              <w:rPr>
                <w:rFonts w:eastAsiaTheme="minorEastAsia"/>
                <w:noProof/>
                <w:color w:val="auto"/>
                <w:kern w:val="2"/>
                <w:sz w:val="24"/>
                <w:szCs w:val="24"/>
                <w:lang w:val="en-GB" w:eastAsia="en-GB"/>
                <w14:ligatures w14:val="standardContextual"/>
              </w:rPr>
              <w:tab/>
            </w:r>
            <w:r w:rsidRPr="00902C50">
              <w:rPr>
                <w:rStyle w:val="Hiperligao"/>
                <w:noProof/>
              </w:rPr>
              <w:t>Overall description</w:t>
            </w:r>
            <w:r>
              <w:rPr>
                <w:noProof/>
                <w:webHidden/>
              </w:rPr>
              <w:tab/>
            </w:r>
            <w:r>
              <w:rPr>
                <w:noProof/>
                <w:webHidden/>
              </w:rPr>
              <w:fldChar w:fldCharType="begin"/>
            </w:r>
            <w:r>
              <w:rPr>
                <w:noProof/>
                <w:webHidden/>
              </w:rPr>
              <w:instrText xml:space="preserve"> PAGEREF _Toc182172828 \h </w:instrText>
            </w:r>
            <w:r>
              <w:rPr>
                <w:noProof/>
                <w:webHidden/>
              </w:rPr>
            </w:r>
            <w:r>
              <w:rPr>
                <w:noProof/>
                <w:webHidden/>
              </w:rPr>
              <w:fldChar w:fldCharType="separate"/>
            </w:r>
            <w:r w:rsidR="00F32E00">
              <w:rPr>
                <w:noProof/>
                <w:webHidden/>
              </w:rPr>
              <w:t>8</w:t>
            </w:r>
            <w:r>
              <w:rPr>
                <w:noProof/>
                <w:webHidden/>
              </w:rPr>
              <w:fldChar w:fldCharType="end"/>
            </w:r>
          </w:hyperlink>
        </w:p>
        <w:p w14:paraId="412CA870" w14:textId="14F96B1C"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9" w:history="1">
            <w:r w:rsidRPr="00902C50">
              <w:rPr>
                <w:rStyle w:val="Hiperligao"/>
                <w:noProof/>
              </w:rPr>
              <w:t>2.1</w:t>
            </w:r>
            <w:r>
              <w:rPr>
                <w:rFonts w:eastAsiaTheme="minorEastAsia"/>
                <w:noProof/>
                <w:color w:val="auto"/>
                <w:kern w:val="2"/>
                <w:sz w:val="24"/>
                <w:szCs w:val="24"/>
                <w:lang w:val="en-GB" w:eastAsia="en-GB"/>
                <w14:ligatures w14:val="standardContextual"/>
              </w:rPr>
              <w:tab/>
            </w:r>
            <w:r w:rsidRPr="00902C50">
              <w:rPr>
                <w:rStyle w:val="Hiperligao"/>
                <w:noProof/>
              </w:rPr>
              <w:t>Product Prespective</w:t>
            </w:r>
            <w:r>
              <w:rPr>
                <w:noProof/>
                <w:webHidden/>
              </w:rPr>
              <w:tab/>
            </w:r>
            <w:r>
              <w:rPr>
                <w:noProof/>
                <w:webHidden/>
              </w:rPr>
              <w:fldChar w:fldCharType="begin"/>
            </w:r>
            <w:r>
              <w:rPr>
                <w:noProof/>
                <w:webHidden/>
              </w:rPr>
              <w:instrText xml:space="preserve"> PAGEREF _Toc182172829 \h </w:instrText>
            </w:r>
            <w:r>
              <w:rPr>
                <w:noProof/>
                <w:webHidden/>
              </w:rPr>
            </w:r>
            <w:r>
              <w:rPr>
                <w:noProof/>
                <w:webHidden/>
              </w:rPr>
              <w:fldChar w:fldCharType="separate"/>
            </w:r>
            <w:r w:rsidR="00F32E00">
              <w:rPr>
                <w:noProof/>
                <w:webHidden/>
              </w:rPr>
              <w:t>8</w:t>
            </w:r>
            <w:r>
              <w:rPr>
                <w:noProof/>
                <w:webHidden/>
              </w:rPr>
              <w:fldChar w:fldCharType="end"/>
            </w:r>
          </w:hyperlink>
        </w:p>
        <w:p w14:paraId="6946B0F8" w14:textId="6400DBA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0" w:history="1">
            <w:r w:rsidRPr="00902C50">
              <w:rPr>
                <w:rStyle w:val="Hiperligao"/>
                <w:noProof/>
              </w:rPr>
              <w:t>2.2</w:t>
            </w:r>
            <w:r>
              <w:rPr>
                <w:rFonts w:eastAsiaTheme="minorEastAsia"/>
                <w:noProof/>
                <w:color w:val="auto"/>
                <w:kern w:val="2"/>
                <w:sz w:val="24"/>
                <w:szCs w:val="24"/>
                <w:lang w:val="en-GB" w:eastAsia="en-GB"/>
                <w14:ligatures w14:val="standardContextual"/>
              </w:rPr>
              <w:tab/>
            </w:r>
            <w:r w:rsidRPr="00902C50">
              <w:rPr>
                <w:rStyle w:val="Hiperligao"/>
                <w:noProof/>
              </w:rPr>
              <w:t>User classes and characteristics</w:t>
            </w:r>
            <w:r>
              <w:rPr>
                <w:noProof/>
                <w:webHidden/>
              </w:rPr>
              <w:tab/>
            </w:r>
            <w:r>
              <w:rPr>
                <w:noProof/>
                <w:webHidden/>
              </w:rPr>
              <w:fldChar w:fldCharType="begin"/>
            </w:r>
            <w:r>
              <w:rPr>
                <w:noProof/>
                <w:webHidden/>
              </w:rPr>
              <w:instrText xml:space="preserve"> PAGEREF _Toc182172830 \h </w:instrText>
            </w:r>
            <w:r>
              <w:rPr>
                <w:noProof/>
                <w:webHidden/>
              </w:rPr>
            </w:r>
            <w:r>
              <w:rPr>
                <w:noProof/>
                <w:webHidden/>
              </w:rPr>
              <w:fldChar w:fldCharType="separate"/>
            </w:r>
            <w:r w:rsidR="00F32E00">
              <w:rPr>
                <w:noProof/>
                <w:webHidden/>
              </w:rPr>
              <w:t>9</w:t>
            </w:r>
            <w:r>
              <w:rPr>
                <w:noProof/>
                <w:webHidden/>
              </w:rPr>
              <w:fldChar w:fldCharType="end"/>
            </w:r>
          </w:hyperlink>
        </w:p>
        <w:p w14:paraId="58000397" w14:textId="0243D311"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1" w:history="1">
            <w:r w:rsidRPr="00902C50">
              <w:rPr>
                <w:rStyle w:val="Hiperligao"/>
                <w:noProof/>
              </w:rPr>
              <w:t>2.2.1 Producer</w:t>
            </w:r>
            <w:r>
              <w:rPr>
                <w:noProof/>
                <w:webHidden/>
              </w:rPr>
              <w:tab/>
            </w:r>
            <w:r>
              <w:rPr>
                <w:noProof/>
                <w:webHidden/>
              </w:rPr>
              <w:fldChar w:fldCharType="begin"/>
            </w:r>
            <w:r>
              <w:rPr>
                <w:noProof/>
                <w:webHidden/>
              </w:rPr>
              <w:instrText xml:space="preserve"> PAGEREF _Toc182172831 \h </w:instrText>
            </w:r>
            <w:r>
              <w:rPr>
                <w:noProof/>
                <w:webHidden/>
              </w:rPr>
            </w:r>
            <w:r>
              <w:rPr>
                <w:noProof/>
                <w:webHidden/>
              </w:rPr>
              <w:fldChar w:fldCharType="separate"/>
            </w:r>
            <w:r w:rsidR="00F32E00">
              <w:rPr>
                <w:noProof/>
                <w:webHidden/>
              </w:rPr>
              <w:t>9</w:t>
            </w:r>
            <w:r>
              <w:rPr>
                <w:noProof/>
                <w:webHidden/>
              </w:rPr>
              <w:fldChar w:fldCharType="end"/>
            </w:r>
          </w:hyperlink>
        </w:p>
        <w:p w14:paraId="1396AE78" w14:textId="7BBAD333"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2" w:history="1">
            <w:r w:rsidRPr="00902C50">
              <w:rPr>
                <w:rStyle w:val="Hiperligao"/>
                <w:noProof/>
                <w:lang w:val="en-US"/>
              </w:rPr>
              <w:t>2.2.2 Co-Producer (Consumer)</w:t>
            </w:r>
            <w:r>
              <w:rPr>
                <w:noProof/>
                <w:webHidden/>
              </w:rPr>
              <w:tab/>
            </w:r>
            <w:r>
              <w:rPr>
                <w:noProof/>
                <w:webHidden/>
              </w:rPr>
              <w:fldChar w:fldCharType="begin"/>
            </w:r>
            <w:r>
              <w:rPr>
                <w:noProof/>
                <w:webHidden/>
              </w:rPr>
              <w:instrText xml:space="preserve"> PAGEREF _Toc182172832 \h </w:instrText>
            </w:r>
            <w:r>
              <w:rPr>
                <w:noProof/>
                <w:webHidden/>
              </w:rPr>
            </w:r>
            <w:r>
              <w:rPr>
                <w:noProof/>
                <w:webHidden/>
              </w:rPr>
              <w:fldChar w:fldCharType="separate"/>
            </w:r>
            <w:r w:rsidR="00F32E00">
              <w:rPr>
                <w:noProof/>
                <w:webHidden/>
              </w:rPr>
              <w:t>9</w:t>
            </w:r>
            <w:r>
              <w:rPr>
                <w:noProof/>
                <w:webHidden/>
              </w:rPr>
              <w:fldChar w:fldCharType="end"/>
            </w:r>
          </w:hyperlink>
        </w:p>
        <w:p w14:paraId="16AFF9AD" w14:textId="00B0EB1E"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3" w:history="1">
            <w:r w:rsidRPr="00902C50">
              <w:rPr>
                <w:rStyle w:val="Hiperligao"/>
                <w:noProof/>
                <w:lang w:val="en-US"/>
              </w:rPr>
              <w:t>2.2.3 AMAP Administrators</w:t>
            </w:r>
            <w:r>
              <w:rPr>
                <w:noProof/>
                <w:webHidden/>
              </w:rPr>
              <w:tab/>
            </w:r>
            <w:r>
              <w:rPr>
                <w:noProof/>
                <w:webHidden/>
              </w:rPr>
              <w:fldChar w:fldCharType="begin"/>
            </w:r>
            <w:r>
              <w:rPr>
                <w:noProof/>
                <w:webHidden/>
              </w:rPr>
              <w:instrText xml:space="preserve"> PAGEREF _Toc182172833 \h </w:instrText>
            </w:r>
            <w:r>
              <w:rPr>
                <w:noProof/>
                <w:webHidden/>
              </w:rPr>
            </w:r>
            <w:r>
              <w:rPr>
                <w:noProof/>
                <w:webHidden/>
              </w:rPr>
              <w:fldChar w:fldCharType="separate"/>
            </w:r>
            <w:r w:rsidR="00F32E00">
              <w:rPr>
                <w:noProof/>
                <w:webHidden/>
              </w:rPr>
              <w:t>9</w:t>
            </w:r>
            <w:r>
              <w:rPr>
                <w:noProof/>
                <w:webHidden/>
              </w:rPr>
              <w:fldChar w:fldCharType="end"/>
            </w:r>
          </w:hyperlink>
        </w:p>
        <w:p w14:paraId="780A31A5" w14:textId="7BFFB81B"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4" w:history="1">
            <w:r w:rsidRPr="00902C50">
              <w:rPr>
                <w:rStyle w:val="Hiperligao"/>
                <w:noProof/>
                <w:lang w:val="en-US"/>
              </w:rPr>
              <w:t>2.2.4 System Admin</w:t>
            </w:r>
            <w:r>
              <w:rPr>
                <w:noProof/>
                <w:webHidden/>
              </w:rPr>
              <w:tab/>
            </w:r>
            <w:r>
              <w:rPr>
                <w:noProof/>
                <w:webHidden/>
              </w:rPr>
              <w:fldChar w:fldCharType="begin"/>
            </w:r>
            <w:r>
              <w:rPr>
                <w:noProof/>
                <w:webHidden/>
              </w:rPr>
              <w:instrText xml:space="preserve"> PAGEREF _Toc182172834 \h </w:instrText>
            </w:r>
            <w:r>
              <w:rPr>
                <w:noProof/>
                <w:webHidden/>
              </w:rPr>
            </w:r>
            <w:r>
              <w:rPr>
                <w:noProof/>
                <w:webHidden/>
              </w:rPr>
              <w:fldChar w:fldCharType="separate"/>
            </w:r>
            <w:r w:rsidR="00F32E00">
              <w:rPr>
                <w:noProof/>
                <w:webHidden/>
              </w:rPr>
              <w:t>9</w:t>
            </w:r>
            <w:r>
              <w:rPr>
                <w:noProof/>
                <w:webHidden/>
              </w:rPr>
              <w:fldChar w:fldCharType="end"/>
            </w:r>
          </w:hyperlink>
        </w:p>
        <w:p w14:paraId="3A1F71F1" w14:textId="63772D76"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5" w:history="1">
            <w:r w:rsidRPr="00902C50">
              <w:rPr>
                <w:rStyle w:val="Hiperligao"/>
                <w:noProof/>
                <w:lang w:val="en-US"/>
              </w:rPr>
              <w:t>2.2.5 Non-Authenticated User</w:t>
            </w:r>
            <w:r>
              <w:rPr>
                <w:noProof/>
                <w:webHidden/>
              </w:rPr>
              <w:tab/>
            </w:r>
            <w:r>
              <w:rPr>
                <w:noProof/>
                <w:webHidden/>
              </w:rPr>
              <w:fldChar w:fldCharType="begin"/>
            </w:r>
            <w:r>
              <w:rPr>
                <w:noProof/>
                <w:webHidden/>
              </w:rPr>
              <w:instrText xml:space="preserve"> PAGEREF _Toc182172835 \h </w:instrText>
            </w:r>
            <w:r>
              <w:rPr>
                <w:noProof/>
                <w:webHidden/>
              </w:rPr>
            </w:r>
            <w:r>
              <w:rPr>
                <w:noProof/>
                <w:webHidden/>
              </w:rPr>
              <w:fldChar w:fldCharType="separate"/>
            </w:r>
            <w:r w:rsidR="00F32E00">
              <w:rPr>
                <w:noProof/>
                <w:webHidden/>
              </w:rPr>
              <w:t>10</w:t>
            </w:r>
            <w:r>
              <w:rPr>
                <w:noProof/>
                <w:webHidden/>
              </w:rPr>
              <w:fldChar w:fldCharType="end"/>
            </w:r>
          </w:hyperlink>
        </w:p>
        <w:p w14:paraId="6362ECB6" w14:textId="284B6B1F"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6" w:history="1">
            <w:r w:rsidRPr="00902C50">
              <w:rPr>
                <w:rStyle w:val="Hiperligao"/>
                <w:noProof/>
                <w:lang w:val="en-US"/>
              </w:rPr>
              <w:t>2.2.6 System</w:t>
            </w:r>
            <w:r>
              <w:rPr>
                <w:noProof/>
                <w:webHidden/>
              </w:rPr>
              <w:tab/>
            </w:r>
            <w:r>
              <w:rPr>
                <w:noProof/>
                <w:webHidden/>
              </w:rPr>
              <w:fldChar w:fldCharType="begin"/>
            </w:r>
            <w:r>
              <w:rPr>
                <w:noProof/>
                <w:webHidden/>
              </w:rPr>
              <w:instrText xml:space="preserve"> PAGEREF _Toc182172836 \h </w:instrText>
            </w:r>
            <w:r>
              <w:rPr>
                <w:noProof/>
                <w:webHidden/>
              </w:rPr>
            </w:r>
            <w:r>
              <w:rPr>
                <w:noProof/>
                <w:webHidden/>
              </w:rPr>
              <w:fldChar w:fldCharType="separate"/>
            </w:r>
            <w:r w:rsidR="00F32E00">
              <w:rPr>
                <w:noProof/>
                <w:webHidden/>
              </w:rPr>
              <w:t>10</w:t>
            </w:r>
            <w:r>
              <w:rPr>
                <w:noProof/>
                <w:webHidden/>
              </w:rPr>
              <w:fldChar w:fldCharType="end"/>
            </w:r>
          </w:hyperlink>
        </w:p>
        <w:p w14:paraId="651FEADD" w14:textId="2D8D735D"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7" w:history="1">
            <w:r w:rsidRPr="00902C50">
              <w:rPr>
                <w:rStyle w:val="Hiperligao"/>
                <w:noProof/>
              </w:rPr>
              <w:t>2.3</w:t>
            </w:r>
            <w:r>
              <w:rPr>
                <w:rFonts w:eastAsiaTheme="minorEastAsia"/>
                <w:noProof/>
                <w:color w:val="auto"/>
                <w:kern w:val="2"/>
                <w:sz w:val="24"/>
                <w:szCs w:val="24"/>
                <w:lang w:val="en-GB" w:eastAsia="en-GB"/>
                <w14:ligatures w14:val="standardContextual"/>
              </w:rPr>
              <w:tab/>
            </w:r>
            <w:r w:rsidRPr="00902C50">
              <w:rPr>
                <w:rStyle w:val="Hiperligao"/>
                <w:noProof/>
              </w:rPr>
              <w:t>Operating environment</w:t>
            </w:r>
            <w:r>
              <w:rPr>
                <w:noProof/>
                <w:webHidden/>
              </w:rPr>
              <w:tab/>
            </w:r>
            <w:r>
              <w:rPr>
                <w:noProof/>
                <w:webHidden/>
              </w:rPr>
              <w:fldChar w:fldCharType="begin"/>
            </w:r>
            <w:r>
              <w:rPr>
                <w:noProof/>
                <w:webHidden/>
              </w:rPr>
              <w:instrText xml:space="preserve"> PAGEREF _Toc182172837 \h </w:instrText>
            </w:r>
            <w:r>
              <w:rPr>
                <w:noProof/>
                <w:webHidden/>
              </w:rPr>
            </w:r>
            <w:r>
              <w:rPr>
                <w:noProof/>
                <w:webHidden/>
              </w:rPr>
              <w:fldChar w:fldCharType="separate"/>
            </w:r>
            <w:r w:rsidR="00F32E00">
              <w:rPr>
                <w:noProof/>
                <w:webHidden/>
              </w:rPr>
              <w:t>10</w:t>
            </w:r>
            <w:r>
              <w:rPr>
                <w:noProof/>
                <w:webHidden/>
              </w:rPr>
              <w:fldChar w:fldCharType="end"/>
            </w:r>
          </w:hyperlink>
        </w:p>
        <w:p w14:paraId="14821DF1" w14:textId="699E3EF9"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8" w:history="1">
            <w:r w:rsidRPr="00902C50">
              <w:rPr>
                <w:rStyle w:val="Hiperligao"/>
                <w:noProof/>
              </w:rPr>
              <w:t>2.4</w:t>
            </w:r>
            <w:r>
              <w:rPr>
                <w:rFonts w:eastAsiaTheme="minorEastAsia"/>
                <w:noProof/>
                <w:color w:val="auto"/>
                <w:kern w:val="2"/>
                <w:sz w:val="24"/>
                <w:szCs w:val="24"/>
                <w:lang w:val="en-GB" w:eastAsia="en-GB"/>
                <w14:ligatures w14:val="standardContextual"/>
              </w:rPr>
              <w:tab/>
            </w:r>
            <w:r w:rsidRPr="00902C50">
              <w:rPr>
                <w:rStyle w:val="Hiperligao"/>
                <w:noProof/>
              </w:rPr>
              <w:t>Design and implementation contraints</w:t>
            </w:r>
            <w:r>
              <w:rPr>
                <w:noProof/>
                <w:webHidden/>
              </w:rPr>
              <w:tab/>
            </w:r>
            <w:r>
              <w:rPr>
                <w:noProof/>
                <w:webHidden/>
              </w:rPr>
              <w:fldChar w:fldCharType="begin"/>
            </w:r>
            <w:r>
              <w:rPr>
                <w:noProof/>
                <w:webHidden/>
              </w:rPr>
              <w:instrText xml:space="preserve"> PAGEREF _Toc182172838 \h </w:instrText>
            </w:r>
            <w:r>
              <w:rPr>
                <w:noProof/>
                <w:webHidden/>
              </w:rPr>
            </w:r>
            <w:r>
              <w:rPr>
                <w:noProof/>
                <w:webHidden/>
              </w:rPr>
              <w:fldChar w:fldCharType="separate"/>
            </w:r>
            <w:r w:rsidR="00F32E00">
              <w:rPr>
                <w:noProof/>
                <w:webHidden/>
              </w:rPr>
              <w:t>10</w:t>
            </w:r>
            <w:r>
              <w:rPr>
                <w:noProof/>
                <w:webHidden/>
              </w:rPr>
              <w:fldChar w:fldCharType="end"/>
            </w:r>
          </w:hyperlink>
        </w:p>
        <w:p w14:paraId="5EC3717A" w14:textId="72C2D792"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9" w:history="1">
            <w:r w:rsidRPr="00902C50">
              <w:rPr>
                <w:rStyle w:val="Hiperligao"/>
                <w:noProof/>
              </w:rPr>
              <w:t>2.5</w:t>
            </w:r>
            <w:r>
              <w:rPr>
                <w:rFonts w:eastAsiaTheme="minorEastAsia"/>
                <w:noProof/>
                <w:color w:val="auto"/>
                <w:kern w:val="2"/>
                <w:sz w:val="24"/>
                <w:szCs w:val="24"/>
                <w:lang w:val="en-GB" w:eastAsia="en-GB"/>
                <w14:ligatures w14:val="standardContextual"/>
              </w:rPr>
              <w:tab/>
            </w:r>
            <w:r w:rsidRPr="00902C50">
              <w:rPr>
                <w:rStyle w:val="Hiperligao"/>
                <w:noProof/>
              </w:rPr>
              <w:t>Assumptions and dependencies</w:t>
            </w:r>
            <w:r>
              <w:rPr>
                <w:noProof/>
                <w:webHidden/>
              </w:rPr>
              <w:tab/>
            </w:r>
            <w:r>
              <w:rPr>
                <w:noProof/>
                <w:webHidden/>
              </w:rPr>
              <w:fldChar w:fldCharType="begin"/>
            </w:r>
            <w:r>
              <w:rPr>
                <w:noProof/>
                <w:webHidden/>
              </w:rPr>
              <w:instrText xml:space="preserve"> PAGEREF _Toc182172839 \h </w:instrText>
            </w:r>
            <w:r>
              <w:rPr>
                <w:noProof/>
                <w:webHidden/>
              </w:rPr>
            </w:r>
            <w:r>
              <w:rPr>
                <w:noProof/>
                <w:webHidden/>
              </w:rPr>
              <w:fldChar w:fldCharType="separate"/>
            </w:r>
            <w:r w:rsidR="00F32E00">
              <w:rPr>
                <w:noProof/>
                <w:webHidden/>
              </w:rPr>
              <w:t>11</w:t>
            </w:r>
            <w:r>
              <w:rPr>
                <w:noProof/>
                <w:webHidden/>
              </w:rPr>
              <w:fldChar w:fldCharType="end"/>
            </w:r>
          </w:hyperlink>
        </w:p>
        <w:p w14:paraId="0AE547BD" w14:textId="7E9342A6"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40" w:history="1">
            <w:r w:rsidRPr="00902C50">
              <w:rPr>
                <w:rStyle w:val="Hiperligao"/>
                <w:noProof/>
              </w:rPr>
              <w:t>3.</w:t>
            </w:r>
            <w:r>
              <w:rPr>
                <w:rFonts w:eastAsiaTheme="minorEastAsia"/>
                <w:noProof/>
                <w:color w:val="auto"/>
                <w:kern w:val="2"/>
                <w:sz w:val="24"/>
                <w:szCs w:val="24"/>
                <w:lang w:val="en-GB" w:eastAsia="en-GB"/>
                <w14:ligatures w14:val="standardContextual"/>
              </w:rPr>
              <w:tab/>
            </w:r>
            <w:r w:rsidRPr="00902C50">
              <w:rPr>
                <w:rStyle w:val="Hiperligao"/>
                <w:noProof/>
              </w:rPr>
              <w:t>System features</w:t>
            </w:r>
            <w:r>
              <w:rPr>
                <w:noProof/>
                <w:webHidden/>
              </w:rPr>
              <w:tab/>
            </w:r>
            <w:r>
              <w:rPr>
                <w:noProof/>
                <w:webHidden/>
              </w:rPr>
              <w:fldChar w:fldCharType="begin"/>
            </w:r>
            <w:r>
              <w:rPr>
                <w:noProof/>
                <w:webHidden/>
              </w:rPr>
              <w:instrText xml:space="preserve"> PAGEREF _Toc182172840 \h </w:instrText>
            </w:r>
            <w:r>
              <w:rPr>
                <w:noProof/>
                <w:webHidden/>
              </w:rPr>
            </w:r>
            <w:r>
              <w:rPr>
                <w:noProof/>
                <w:webHidden/>
              </w:rPr>
              <w:fldChar w:fldCharType="separate"/>
            </w:r>
            <w:r w:rsidR="00F32E00">
              <w:rPr>
                <w:noProof/>
                <w:webHidden/>
              </w:rPr>
              <w:t>12</w:t>
            </w:r>
            <w:r>
              <w:rPr>
                <w:noProof/>
                <w:webHidden/>
              </w:rPr>
              <w:fldChar w:fldCharType="end"/>
            </w:r>
          </w:hyperlink>
        </w:p>
        <w:p w14:paraId="18FDDF26" w14:textId="6EF7197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1" w:history="1">
            <w:r w:rsidRPr="00902C50">
              <w:rPr>
                <w:rStyle w:val="Hiperligao"/>
                <w:noProof/>
              </w:rPr>
              <w:t>3.1</w:t>
            </w:r>
            <w:r>
              <w:rPr>
                <w:rFonts w:eastAsiaTheme="minorEastAsia"/>
                <w:noProof/>
                <w:color w:val="auto"/>
                <w:kern w:val="2"/>
                <w:sz w:val="24"/>
                <w:szCs w:val="24"/>
                <w:lang w:val="en-GB" w:eastAsia="en-GB"/>
                <w14:ligatures w14:val="standardContextual"/>
              </w:rPr>
              <w:tab/>
            </w:r>
            <w:r w:rsidRPr="00902C50">
              <w:rPr>
                <w:rStyle w:val="Hiperligao"/>
                <w:noProof/>
              </w:rPr>
              <w:t>Use Case Diagram</w:t>
            </w:r>
            <w:r>
              <w:rPr>
                <w:noProof/>
                <w:webHidden/>
              </w:rPr>
              <w:tab/>
            </w:r>
            <w:r>
              <w:rPr>
                <w:noProof/>
                <w:webHidden/>
              </w:rPr>
              <w:fldChar w:fldCharType="begin"/>
            </w:r>
            <w:r>
              <w:rPr>
                <w:noProof/>
                <w:webHidden/>
              </w:rPr>
              <w:instrText xml:space="preserve"> PAGEREF _Toc182172841 \h </w:instrText>
            </w:r>
            <w:r>
              <w:rPr>
                <w:noProof/>
                <w:webHidden/>
              </w:rPr>
            </w:r>
            <w:r>
              <w:rPr>
                <w:noProof/>
                <w:webHidden/>
              </w:rPr>
              <w:fldChar w:fldCharType="separate"/>
            </w:r>
            <w:r w:rsidR="00F32E00">
              <w:rPr>
                <w:noProof/>
                <w:webHidden/>
              </w:rPr>
              <w:t>13</w:t>
            </w:r>
            <w:r>
              <w:rPr>
                <w:noProof/>
                <w:webHidden/>
              </w:rPr>
              <w:fldChar w:fldCharType="end"/>
            </w:r>
          </w:hyperlink>
        </w:p>
        <w:p w14:paraId="5E668534" w14:textId="589E3C95" w:rsidR="00156836" w:rsidRDefault="00156836">
          <w:pPr>
            <w:pStyle w:val="ndice1"/>
            <w:tabs>
              <w:tab w:val="right" w:leader="dot" w:pos="9350"/>
            </w:tabs>
            <w:rPr>
              <w:rFonts w:eastAsiaTheme="minorEastAsia"/>
              <w:noProof/>
              <w:color w:val="auto"/>
              <w:kern w:val="2"/>
              <w:sz w:val="24"/>
              <w:szCs w:val="24"/>
              <w:lang w:val="en-GB" w:eastAsia="en-GB"/>
              <w14:ligatures w14:val="standardContextual"/>
            </w:rPr>
          </w:pPr>
          <w:hyperlink w:anchor="_Toc182172842" w:history="1">
            <w:r w:rsidRPr="00902C50">
              <w:rPr>
                <w:rStyle w:val="Hiperligao"/>
                <w:noProof/>
                <w:lang w:val="en-US"/>
              </w:rPr>
              <w:t>3.1. Implement AMAPs (UC01)</w:t>
            </w:r>
            <w:r>
              <w:rPr>
                <w:noProof/>
                <w:webHidden/>
              </w:rPr>
              <w:tab/>
            </w:r>
            <w:r>
              <w:rPr>
                <w:noProof/>
                <w:webHidden/>
              </w:rPr>
              <w:fldChar w:fldCharType="begin"/>
            </w:r>
            <w:r>
              <w:rPr>
                <w:noProof/>
                <w:webHidden/>
              </w:rPr>
              <w:instrText xml:space="preserve"> PAGEREF _Toc182172842 \h </w:instrText>
            </w:r>
            <w:r>
              <w:rPr>
                <w:noProof/>
                <w:webHidden/>
              </w:rPr>
            </w:r>
            <w:r>
              <w:rPr>
                <w:noProof/>
                <w:webHidden/>
              </w:rPr>
              <w:fldChar w:fldCharType="separate"/>
            </w:r>
            <w:r w:rsidR="00F32E00">
              <w:rPr>
                <w:noProof/>
                <w:webHidden/>
              </w:rPr>
              <w:t>13</w:t>
            </w:r>
            <w:r>
              <w:rPr>
                <w:noProof/>
                <w:webHidden/>
              </w:rPr>
              <w:fldChar w:fldCharType="end"/>
            </w:r>
          </w:hyperlink>
        </w:p>
        <w:p w14:paraId="1E10F1E9" w14:textId="5EAB5D2A"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3" w:history="1">
            <w:r w:rsidRPr="00902C50">
              <w:rPr>
                <w:rStyle w:val="Hiperligao"/>
                <w:noProof/>
              </w:rPr>
              <w:t>3.2.</w:t>
            </w:r>
            <w:r>
              <w:rPr>
                <w:rFonts w:eastAsiaTheme="minorEastAsia"/>
                <w:noProof/>
                <w:color w:val="auto"/>
                <w:kern w:val="2"/>
                <w:sz w:val="24"/>
                <w:szCs w:val="24"/>
                <w:lang w:val="en-GB" w:eastAsia="en-GB"/>
                <w14:ligatures w14:val="standardContextual"/>
              </w:rPr>
              <w:tab/>
            </w:r>
            <w:r w:rsidRPr="00902C50">
              <w:rPr>
                <w:rStyle w:val="Hiperligao"/>
                <w:noProof/>
              </w:rPr>
              <w:t>Manage Products/Baskets</w:t>
            </w:r>
            <w:r w:rsidRPr="00902C50">
              <w:rPr>
                <w:rStyle w:val="Hiperligao"/>
                <w:noProof/>
                <w:lang w:val="pt-BR"/>
              </w:rPr>
              <w:t xml:space="preserve"> (UC06)</w:t>
            </w:r>
            <w:r>
              <w:rPr>
                <w:noProof/>
                <w:webHidden/>
              </w:rPr>
              <w:tab/>
            </w:r>
            <w:r>
              <w:rPr>
                <w:noProof/>
                <w:webHidden/>
              </w:rPr>
              <w:fldChar w:fldCharType="begin"/>
            </w:r>
            <w:r>
              <w:rPr>
                <w:noProof/>
                <w:webHidden/>
              </w:rPr>
              <w:instrText xml:space="preserve"> PAGEREF _Toc182172843 \h </w:instrText>
            </w:r>
            <w:r>
              <w:rPr>
                <w:noProof/>
                <w:webHidden/>
              </w:rPr>
            </w:r>
            <w:r>
              <w:rPr>
                <w:noProof/>
                <w:webHidden/>
              </w:rPr>
              <w:fldChar w:fldCharType="separate"/>
            </w:r>
            <w:r w:rsidR="00F32E00">
              <w:rPr>
                <w:noProof/>
                <w:webHidden/>
              </w:rPr>
              <w:t>14</w:t>
            </w:r>
            <w:r>
              <w:rPr>
                <w:noProof/>
                <w:webHidden/>
              </w:rPr>
              <w:fldChar w:fldCharType="end"/>
            </w:r>
          </w:hyperlink>
        </w:p>
        <w:p w14:paraId="0B1D3F34" w14:textId="0472DE5A"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4" w:history="1">
            <w:r w:rsidRPr="00902C50">
              <w:rPr>
                <w:rStyle w:val="Hiperligao"/>
                <w:noProof/>
                <w:lang w:val="en-US"/>
              </w:rPr>
              <w:t>3.3.</w:t>
            </w:r>
            <w:r>
              <w:rPr>
                <w:rFonts w:eastAsiaTheme="minorEastAsia"/>
                <w:noProof/>
                <w:color w:val="auto"/>
                <w:kern w:val="2"/>
                <w:sz w:val="24"/>
                <w:szCs w:val="24"/>
                <w:lang w:val="en-GB" w:eastAsia="en-GB"/>
                <w14:ligatures w14:val="standardContextual"/>
              </w:rPr>
              <w:tab/>
            </w:r>
            <w:r w:rsidRPr="00902C50">
              <w:rPr>
                <w:rStyle w:val="Hiperligao"/>
                <w:noProof/>
                <w:lang w:val="en-US"/>
              </w:rPr>
              <w:t>Contact AMAP (UC10)</w:t>
            </w:r>
            <w:r>
              <w:rPr>
                <w:noProof/>
                <w:webHidden/>
              </w:rPr>
              <w:tab/>
            </w:r>
            <w:r>
              <w:rPr>
                <w:noProof/>
                <w:webHidden/>
              </w:rPr>
              <w:fldChar w:fldCharType="begin"/>
            </w:r>
            <w:r>
              <w:rPr>
                <w:noProof/>
                <w:webHidden/>
              </w:rPr>
              <w:instrText xml:space="preserve"> PAGEREF _Toc182172844 \h </w:instrText>
            </w:r>
            <w:r>
              <w:rPr>
                <w:noProof/>
                <w:webHidden/>
              </w:rPr>
            </w:r>
            <w:r>
              <w:rPr>
                <w:noProof/>
                <w:webHidden/>
              </w:rPr>
              <w:fldChar w:fldCharType="separate"/>
            </w:r>
            <w:r w:rsidR="00F32E00">
              <w:rPr>
                <w:noProof/>
                <w:webHidden/>
              </w:rPr>
              <w:t>15</w:t>
            </w:r>
            <w:r>
              <w:rPr>
                <w:noProof/>
                <w:webHidden/>
              </w:rPr>
              <w:fldChar w:fldCharType="end"/>
            </w:r>
          </w:hyperlink>
        </w:p>
        <w:p w14:paraId="7C0E7345" w14:textId="44D8A724"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5" w:history="1">
            <w:r w:rsidRPr="00902C50">
              <w:rPr>
                <w:rStyle w:val="Hiperligao"/>
                <w:noProof/>
              </w:rPr>
              <w:t>3.4.</w:t>
            </w:r>
            <w:r>
              <w:rPr>
                <w:rFonts w:eastAsiaTheme="minorEastAsia"/>
                <w:noProof/>
                <w:color w:val="auto"/>
                <w:kern w:val="2"/>
                <w:sz w:val="24"/>
                <w:szCs w:val="24"/>
                <w:lang w:val="en-GB" w:eastAsia="en-GB"/>
                <w14:ligatures w14:val="standardContextual"/>
              </w:rPr>
              <w:tab/>
            </w:r>
            <w:r w:rsidRPr="00902C50">
              <w:rPr>
                <w:rStyle w:val="Hiperligao"/>
                <w:noProof/>
              </w:rPr>
              <w:t>Login (UC11)</w:t>
            </w:r>
            <w:r>
              <w:rPr>
                <w:noProof/>
                <w:webHidden/>
              </w:rPr>
              <w:tab/>
            </w:r>
            <w:r>
              <w:rPr>
                <w:noProof/>
                <w:webHidden/>
              </w:rPr>
              <w:fldChar w:fldCharType="begin"/>
            </w:r>
            <w:r>
              <w:rPr>
                <w:noProof/>
                <w:webHidden/>
              </w:rPr>
              <w:instrText xml:space="preserve"> PAGEREF _Toc182172845 \h </w:instrText>
            </w:r>
            <w:r>
              <w:rPr>
                <w:noProof/>
                <w:webHidden/>
              </w:rPr>
            </w:r>
            <w:r>
              <w:rPr>
                <w:noProof/>
                <w:webHidden/>
              </w:rPr>
              <w:fldChar w:fldCharType="separate"/>
            </w:r>
            <w:r w:rsidR="00F32E00">
              <w:rPr>
                <w:noProof/>
                <w:webHidden/>
              </w:rPr>
              <w:t>16</w:t>
            </w:r>
            <w:r>
              <w:rPr>
                <w:noProof/>
                <w:webHidden/>
              </w:rPr>
              <w:fldChar w:fldCharType="end"/>
            </w:r>
          </w:hyperlink>
        </w:p>
        <w:p w14:paraId="516925E9" w14:textId="3DE10B45"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6" w:history="1">
            <w:r w:rsidRPr="00902C50">
              <w:rPr>
                <w:rStyle w:val="Hiperligao"/>
                <w:noProof/>
                <w:lang w:val="en-GB"/>
              </w:rPr>
              <w:t>3.5.</w:t>
            </w:r>
            <w:r>
              <w:rPr>
                <w:rFonts w:eastAsiaTheme="minorEastAsia"/>
                <w:noProof/>
                <w:color w:val="auto"/>
                <w:kern w:val="2"/>
                <w:sz w:val="24"/>
                <w:szCs w:val="24"/>
                <w:lang w:val="en-GB" w:eastAsia="en-GB"/>
                <w14:ligatures w14:val="standardContextual"/>
              </w:rPr>
              <w:tab/>
            </w:r>
            <w:r w:rsidRPr="00902C50">
              <w:rPr>
                <w:rStyle w:val="Hiperligao"/>
                <w:noProof/>
                <w:lang w:val="en-US"/>
              </w:rPr>
              <w:t>Register (UC12)</w:t>
            </w:r>
            <w:r>
              <w:rPr>
                <w:noProof/>
                <w:webHidden/>
              </w:rPr>
              <w:tab/>
            </w:r>
            <w:r>
              <w:rPr>
                <w:noProof/>
                <w:webHidden/>
              </w:rPr>
              <w:fldChar w:fldCharType="begin"/>
            </w:r>
            <w:r>
              <w:rPr>
                <w:noProof/>
                <w:webHidden/>
              </w:rPr>
              <w:instrText xml:space="preserve"> PAGEREF _Toc182172846 \h </w:instrText>
            </w:r>
            <w:r>
              <w:rPr>
                <w:noProof/>
                <w:webHidden/>
              </w:rPr>
            </w:r>
            <w:r>
              <w:rPr>
                <w:noProof/>
                <w:webHidden/>
              </w:rPr>
              <w:fldChar w:fldCharType="separate"/>
            </w:r>
            <w:r w:rsidR="00F32E00">
              <w:rPr>
                <w:noProof/>
                <w:webHidden/>
              </w:rPr>
              <w:t>17</w:t>
            </w:r>
            <w:r>
              <w:rPr>
                <w:noProof/>
                <w:webHidden/>
              </w:rPr>
              <w:fldChar w:fldCharType="end"/>
            </w:r>
          </w:hyperlink>
        </w:p>
        <w:p w14:paraId="49E0419F" w14:textId="5513975D"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7" w:history="1">
            <w:r w:rsidRPr="00902C50">
              <w:rPr>
                <w:rStyle w:val="Hiperligao"/>
                <w:noProof/>
                <w:lang w:val="en-GB"/>
              </w:rPr>
              <w:t>3.6.</w:t>
            </w:r>
            <w:r>
              <w:rPr>
                <w:rFonts w:eastAsiaTheme="minorEastAsia"/>
                <w:noProof/>
                <w:color w:val="auto"/>
                <w:kern w:val="2"/>
                <w:sz w:val="24"/>
                <w:szCs w:val="24"/>
                <w:lang w:val="en-GB" w:eastAsia="en-GB"/>
                <w14:ligatures w14:val="standardContextual"/>
              </w:rPr>
              <w:tab/>
            </w:r>
            <w:r w:rsidRPr="00902C50">
              <w:rPr>
                <w:rStyle w:val="Hiperligao"/>
                <w:noProof/>
                <w:lang w:val="en-US"/>
              </w:rPr>
              <w:t>Send Notifications (UC 13)</w:t>
            </w:r>
            <w:r>
              <w:rPr>
                <w:noProof/>
                <w:webHidden/>
              </w:rPr>
              <w:tab/>
            </w:r>
            <w:r>
              <w:rPr>
                <w:noProof/>
                <w:webHidden/>
              </w:rPr>
              <w:fldChar w:fldCharType="begin"/>
            </w:r>
            <w:r>
              <w:rPr>
                <w:noProof/>
                <w:webHidden/>
              </w:rPr>
              <w:instrText xml:space="preserve"> PAGEREF _Toc182172847 \h </w:instrText>
            </w:r>
            <w:r>
              <w:rPr>
                <w:noProof/>
                <w:webHidden/>
              </w:rPr>
            </w:r>
            <w:r>
              <w:rPr>
                <w:noProof/>
                <w:webHidden/>
              </w:rPr>
              <w:fldChar w:fldCharType="separate"/>
            </w:r>
            <w:r w:rsidR="00F32E00">
              <w:rPr>
                <w:noProof/>
                <w:webHidden/>
              </w:rPr>
              <w:t>18</w:t>
            </w:r>
            <w:r>
              <w:rPr>
                <w:noProof/>
                <w:webHidden/>
              </w:rPr>
              <w:fldChar w:fldCharType="end"/>
            </w:r>
          </w:hyperlink>
        </w:p>
        <w:p w14:paraId="3B4252C5" w14:textId="5BC5C673"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8" w:history="1">
            <w:r w:rsidRPr="00902C50">
              <w:rPr>
                <w:rStyle w:val="Hiperligao"/>
                <w:noProof/>
                <w:lang w:val="en-US"/>
              </w:rPr>
              <w:t>3.7.</w:t>
            </w:r>
            <w:r>
              <w:rPr>
                <w:rFonts w:eastAsiaTheme="minorEastAsia"/>
                <w:noProof/>
                <w:color w:val="auto"/>
                <w:kern w:val="2"/>
                <w:sz w:val="24"/>
                <w:szCs w:val="24"/>
                <w:lang w:val="en-GB" w:eastAsia="en-GB"/>
                <w14:ligatures w14:val="standardContextual"/>
              </w:rPr>
              <w:tab/>
            </w:r>
            <w:r w:rsidRPr="00902C50">
              <w:rPr>
                <w:rStyle w:val="Hiperligao"/>
                <w:noProof/>
              </w:rPr>
              <w:t>View/Search Products (UC14)</w:t>
            </w:r>
            <w:r>
              <w:rPr>
                <w:noProof/>
                <w:webHidden/>
              </w:rPr>
              <w:tab/>
            </w:r>
            <w:r>
              <w:rPr>
                <w:noProof/>
                <w:webHidden/>
              </w:rPr>
              <w:fldChar w:fldCharType="begin"/>
            </w:r>
            <w:r>
              <w:rPr>
                <w:noProof/>
                <w:webHidden/>
              </w:rPr>
              <w:instrText xml:space="preserve"> PAGEREF _Toc182172848 \h </w:instrText>
            </w:r>
            <w:r>
              <w:rPr>
                <w:noProof/>
                <w:webHidden/>
              </w:rPr>
            </w:r>
            <w:r>
              <w:rPr>
                <w:noProof/>
                <w:webHidden/>
              </w:rPr>
              <w:fldChar w:fldCharType="separate"/>
            </w:r>
            <w:r w:rsidR="00F32E00">
              <w:rPr>
                <w:noProof/>
                <w:webHidden/>
              </w:rPr>
              <w:t>19</w:t>
            </w:r>
            <w:r>
              <w:rPr>
                <w:noProof/>
                <w:webHidden/>
              </w:rPr>
              <w:fldChar w:fldCharType="end"/>
            </w:r>
          </w:hyperlink>
        </w:p>
        <w:p w14:paraId="7A6E1984" w14:textId="374A9A36"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9" w:history="1">
            <w:r w:rsidRPr="00902C50">
              <w:rPr>
                <w:rStyle w:val="Hiperligao"/>
                <w:noProof/>
                <w:lang w:val="en-US"/>
              </w:rPr>
              <w:t>3.8.</w:t>
            </w:r>
            <w:r>
              <w:rPr>
                <w:rFonts w:eastAsiaTheme="minorEastAsia"/>
                <w:noProof/>
                <w:color w:val="auto"/>
                <w:kern w:val="2"/>
                <w:sz w:val="24"/>
                <w:szCs w:val="24"/>
                <w:lang w:val="en-GB" w:eastAsia="en-GB"/>
                <w14:ligatures w14:val="standardContextual"/>
              </w:rPr>
              <w:tab/>
            </w:r>
            <w:r w:rsidRPr="00902C50">
              <w:rPr>
                <w:rStyle w:val="Hiperligao"/>
                <w:noProof/>
              </w:rPr>
              <w:t>View AMAPs (UC15)</w:t>
            </w:r>
            <w:r>
              <w:rPr>
                <w:noProof/>
                <w:webHidden/>
              </w:rPr>
              <w:tab/>
            </w:r>
            <w:r>
              <w:rPr>
                <w:noProof/>
                <w:webHidden/>
              </w:rPr>
              <w:fldChar w:fldCharType="begin"/>
            </w:r>
            <w:r>
              <w:rPr>
                <w:noProof/>
                <w:webHidden/>
              </w:rPr>
              <w:instrText xml:space="preserve"> PAGEREF _Toc182172849 \h </w:instrText>
            </w:r>
            <w:r>
              <w:rPr>
                <w:noProof/>
                <w:webHidden/>
              </w:rPr>
            </w:r>
            <w:r>
              <w:rPr>
                <w:noProof/>
                <w:webHidden/>
              </w:rPr>
              <w:fldChar w:fldCharType="separate"/>
            </w:r>
            <w:r w:rsidR="00F32E00">
              <w:rPr>
                <w:noProof/>
                <w:webHidden/>
              </w:rPr>
              <w:t>20</w:t>
            </w:r>
            <w:r>
              <w:rPr>
                <w:noProof/>
                <w:webHidden/>
              </w:rPr>
              <w:fldChar w:fldCharType="end"/>
            </w:r>
          </w:hyperlink>
        </w:p>
        <w:p w14:paraId="6CD5E7DE" w14:textId="6D77B732"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50" w:history="1">
            <w:r w:rsidRPr="00902C50">
              <w:rPr>
                <w:rStyle w:val="Hiperligao"/>
                <w:noProof/>
                <w:lang w:val="en-US"/>
              </w:rPr>
              <w:t>3.9.</w:t>
            </w:r>
            <w:r>
              <w:rPr>
                <w:rFonts w:eastAsiaTheme="minorEastAsia"/>
                <w:noProof/>
                <w:color w:val="auto"/>
                <w:kern w:val="2"/>
                <w:sz w:val="24"/>
                <w:szCs w:val="24"/>
                <w:lang w:val="en-GB" w:eastAsia="en-GB"/>
                <w14:ligatures w14:val="standardContextual"/>
              </w:rPr>
              <w:tab/>
            </w:r>
            <w:r w:rsidRPr="00902C50">
              <w:rPr>
                <w:rStyle w:val="Hiperligao"/>
                <w:noProof/>
                <w:lang w:val="en-US"/>
              </w:rPr>
              <w:t>Manage Product/Basket Subscriptions (UC16)</w:t>
            </w:r>
            <w:r>
              <w:rPr>
                <w:noProof/>
                <w:webHidden/>
              </w:rPr>
              <w:tab/>
            </w:r>
            <w:r>
              <w:rPr>
                <w:noProof/>
                <w:webHidden/>
              </w:rPr>
              <w:fldChar w:fldCharType="begin"/>
            </w:r>
            <w:r>
              <w:rPr>
                <w:noProof/>
                <w:webHidden/>
              </w:rPr>
              <w:instrText xml:space="preserve"> PAGEREF _Toc182172850 \h </w:instrText>
            </w:r>
            <w:r>
              <w:rPr>
                <w:noProof/>
                <w:webHidden/>
              </w:rPr>
            </w:r>
            <w:r>
              <w:rPr>
                <w:noProof/>
                <w:webHidden/>
              </w:rPr>
              <w:fldChar w:fldCharType="separate"/>
            </w:r>
            <w:r w:rsidR="00F32E00">
              <w:rPr>
                <w:noProof/>
                <w:webHidden/>
              </w:rPr>
              <w:t>21</w:t>
            </w:r>
            <w:r>
              <w:rPr>
                <w:noProof/>
                <w:webHidden/>
              </w:rPr>
              <w:fldChar w:fldCharType="end"/>
            </w:r>
          </w:hyperlink>
        </w:p>
        <w:p w14:paraId="652D26DB" w14:textId="57E1F959"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1" w:history="1">
            <w:r w:rsidRPr="00902C50">
              <w:rPr>
                <w:rStyle w:val="Hiperligao"/>
                <w:noProof/>
                <w:lang w:val="en-US"/>
              </w:rPr>
              <w:t>3.10.</w:t>
            </w:r>
            <w:r>
              <w:rPr>
                <w:rFonts w:eastAsiaTheme="minorEastAsia"/>
                <w:noProof/>
                <w:color w:val="auto"/>
                <w:kern w:val="2"/>
                <w:sz w:val="24"/>
                <w:szCs w:val="24"/>
                <w:lang w:val="en-GB" w:eastAsia="en-GB"/>
                <w14:ligatures w14:val="standardContextual"/>
              </w:rPr>
              <w:tab/>
            </w:r>
            <w:r w:rsidRPr="00902C50">
              <w:rPr>
                <w:rStyle w:val="Hiperligao"/>
                <w:noProof/>
              </w:rPr>
              <w:t>View Subscriptions History</w:t>
            </w:r>
            <w:r w:rsidRPr="00902C50">
              <w:rPr>
                <w:rStyle w:val="Hiperligao"/>
                <w:noProof/>
                <w:lang w:val="en-US"/>
              </w:rPr>
              <w:t xml:space="preserve"> (UC17)</w:t>
            </w:r>
            <w:r>
              <w:rPr>
                <w:noProof/>
                <w:webHidden/>
              </w:rPr>
              <w:tab/>
            </w:r>
            <w:r>
              <w:rPr>
                <w:noProof/>
                <w:webHidden/>
              </w:rPr>
              <w:fldChar w:fldCharType="begin"/>
            </w:r>
            <w:r>
              <w:rPr>
                <w:noProof/>
                <w:webHidden/>
              </w:rPr>
              <w:instrText xml:space="preserve"> PAGEREF _Toc182172851 \h </w:instrText>
            </w:r>
            <w:r>
              <w:rPr>
                <w:noProof/>
                <w:webHidden/>
              </w:rPr>
            </w:r>
            <w:r>
              <w:rPr>
                <w:noProof/>
                <w:webHidden/>
              </w:rPr>
              <w:fldChar w:fldCharType="separate"/>
            </w:r>
            <w:r w:rsidR="00F32E00">
              <w:rPr>
                <w:noProof/>
                <w:webHidden/>
              </w:rPr>
              <w:t>22</w:t>
            </w:r>
            <w:r>
              <w:rPr>
                <w:noProof/>
                <w:webHidden/>
              </w:rPr>
              <w:fldChar w:fldCharType="end"/>
            </w:r>
          </w:hyperlink>
        </w:p>
        <w:p w14:paraId="10389F77" w14:textId="71D607B7"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2" w:history="1">
            <w:r w:rsidRPr="00902C50">
              <w:rPr>
                <w:rStyle w:val="Hiperligao"/>
                <w:noProof/>
                <w:lang w:val="en-US"/>
              </w:rPr>
              <w:t>3.11.</w:t>
            </w:r>
            <w:r>
              <w:rPr>
                <w:rFonts w:eastAsiaTheme="minorEastAsia"/>
                <w:noProof/>
                <w:color w:val="auto"/>
                <w:kern w:val="2"/>
                <w:sz w:val="24"/>
                <w:szCs w:val="24"/>
                <w:lang w:val="en-GB" w:eastAsia="en-GB"/>
                <w14:ligatures w14:val="standardContextual"/>
              </w:rPr>
              <w:tab/>
            </w:r>
            <w:r w:rsidRPr="00902C50">
              <w:rPr>
                <w:rStyle w:val="Hiperligao"/>
                <w:noProof/>
              </w:rPr>
              <w:t xml:space="preserve">View Delivery </w:t>
            </w:r>
            <w:r w:rsidRPr="00902C50">
              <w:rPr>
                <w:rStyle w:val="Hiperligao"/>
                <w:noProof/>
                <w:lang w:val="en-US"/>
              </w:rPr>
              <w:t>(UC18)</w:t>
            </w:r>
            <w:r>
              <w:rPr>
                <w:noProof/>
                <w:webHidden/>
              </w:rPr>
              <w:tab/>
            </w:r>
            <w:r>
              <w:rPr>
                <w:noProof/>
                <w:webHidden/>
              </w:rPr>
              <w:fldChar w:fldCharType="begin"/>
            </w:r>
            <w:r>
              <w:rPr>
                <w:noProof/>
                <w:webHidden/>
              </w:rPr>
              <w:instrText xml:space="preserve"> PAGEREF _Toc182172852 \h </w:instrText>
            </w:r>
            <w:r>
              <w:rPr>
                <w:noProof/>
                <w:webHidden/>
              </w:rPr>
            </w:r>
            <w:r>
              <w:rPr>
                <w:noProof/>
                <w:webHidden/>
              </w:rPr>
              <w:fldChar w:fldCharType="separate"/>
            </w:r>
            <w:r w:rsidR="00F32E00">
              <w:rPr>
                <w:noProof/>
                <w:webHidden/>
              </w:rPr>
              <w:t>23</w:t>
            </w:r>
            <w:r>
              <w:rPr>
                <w:noProof/>
                <w:webHidden/>
              </w:rPr>
              <w:fldChar w:fldCharType="end"/>
            </w:r>
          </w:hyperlink>
        </w:p>
        <w:p w14:paraId="674A4E07" w14:textId="152630FC"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3" w:history="1">
            <w:r w:rsidRPr="00902C50">
              <w:rPr>
                <w:rStyle w:val="Hiperligao"/>
                <w:noProof/>
                <w:lang w:val="en-US"/>
              </w:rPr>
              <w:t>3.12.</w:t>
            </w:r>
            <w:r>
              <w:rPr>
                <w:rFonts w:eastAsiaTheme="minorEastAsia"/>
                <w:noProof/>
                <w:color w:val="auto"/>
                <w:kern w:val="2"/>
                <w:sz w:val="24"/>
                <w:szCs w:val="24"/>
                <w:lang w:val="en-GB" w:eastAsia="en-GB"/>
                <w14:ligatures w14:val="standardContextual"/>
              </w:rPr>
              <w:tab/>
            </w:r>
            <w:r w:rsidRPr="00902C50">
              <w:rPr>
                <w:rStyle w:val="Hiperligao"/>
                <w:noProof/>
              </w:rPr>
              <w:t xml:space="preserve">View Order Payments </w:t>
            </w:r>
            <w:r w:rsidRPr="00902C50">
              <w:rPr>
                <w:rStyle w:val="Hiperligao"/>
                <w:noProof/>
                <w:lang w:val="en-US"/>
              </w:rPr>
              <w:t>(UC19)</w:t>
            </w:r>
            <w:r>
              <w:rPr>
                <w:noProof/>
                <w:webHidden/>
              </w:rPr>
              <w:tab/>
            </w:r>
            <w:r>
              <w:rPr>
                <w:noProof/>
                <w:webHidden/>
              </w:rPr>
              <w:fldChar w:fldCharType="begin"/>
            </w:r>
            <w:r>
              <w:rPr>
                <w:noProof/>
                <w:webHidden/>
              </w:rPr>
              <w:instrText xml:space="preserve"> PAGEREF _Toc182172853 \h </w:instrText>
            </w:r>
            <w:r>
              <w:rPr>
                <w:noProof/>
                <w:webHidden/>
              </w:rPr>
            </w:r>
            <w:r>
              <w:rPr>
                <w:noProof/>
                <w:webHidden/>
              </w:rPr>
              <w:fldChar w:fldCharType="separate"/>
            </w:r>
            <w:r w:rsidR="00F32E00">
              <w:rPr>
                <w:noProof/>
                <w:webHidden/>
              </w:rPr>
              <w:t>24</w:t>
            </w:r>
            <w:r>
              <w:rPr>
                <w:noProof/>
                <w:webHidden/>
              </w:rPr>
              <w:fldChar w:fldCharType="end"/>
            </w:r>
          </w:hyperlink>
        </w:p>
        <w:p w14:paraId="28A04C6B" w14:textId="15EBC931"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4" w:history="1">
            <w:r w:rsidRPr="00902C50">
              <w:rPr>
                <w:rStyle w:val="Hiperligao"/>
                <w:noProof/>
                <w:lang w:val="en-US"/>
              </w:rPr>
              <w:t>3.13.</w:t>
            </w:r>
            <w:r>
              <w:rPr>
                <w:rFonts w:eastAsiaTheme="minorEastAsia"/>
                <w:noProof/>
                <w:color w:val="auto"/>
                <w:kern w:val="2"/>
                <w:sz w:val="24"/>
                <w:szCs w:val="24"/>
                <w:lang w:val="en-GB" w:eastAsia="en-GB"/>
                <w14:ligatures w14:val="standardContextual"/>
              </w:rPr>
              <w:tab/>
            </w:r>
            <w:r w:rsidRPr="00902C50">
              <w:rPr>
                <w:rStyle w:val="Hiperligao"/>
                <w:noProof/>
                <w:lang w:val="en-US"/>
              </w:rPr>
              <w:t>Manage Orders (UC20)</w:t>
            </w:r>
            <w:r>
              <w:rPr>
                <w:noProof/>
                <w:webHidden/>
              </w:rPr>
              <w:tab/>
            </w:r>
            <w:r>
              <w:rPr>
                <w:noProof/>
                <w:webHidden/>
              </w:rPr>
              <w:fldChar w:fldCharType="begin"/>
            </w:r>
            <w:r>
              <w:rPr>
                <w:noProof/>
                <w:webHidden/>
              </w:rPr>
              <w:instrText xml:space="preserve"> PAGEREF _Toc182172854 \h </w:instrText>
            </w:r>
            <w:r>
              <w:rPr>
                <w:noProof/>
                <w:webHidden/>
              </w:rPr>
            </w:r>
            <w:r>
              <w:rPr>
                <w:noProof/>
                <w:webHidden/>
              </w:rPr>
              <w:fldChar w:fldCharType="separate"/>
            </w:r>
            <w:r w:rsidR="00F32E00">
              <w:rPr>
                <w:noProof/>
                <w:webHidden/>
              </w:rPr>
              <w:t>25</w:t>
            </w:r>
            <w:r>
              <w:rPr>
                <w:noProof/>
                <w:webHidden/>
              </w:rPr>
              <w:fldChar w:fldCharType="end"/>
            </w:r>
          </w:hyperlink>
        </w:p>
        <w:p w14:paraId="28A07199" w14:textId="2CFCF4A7"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5" w:history="1">
            <w:r w:rsidRPr="00902C50">
              <w:rPr>
                <w:rStyle w:val="Hiperligao"/>
                <w:noProof/>
                <w:lang w:val="en-US"/>
              </w:rPr>
              <w:t>3.14.</w:t>
            </w:r>
            <w:r>
              <w:rPr>
                <w:rFonts w:eastAsiaTheme="minorEastAsia"/>
                <w:noProof/>
                <w:color w:val="auto"/>
                <w:kern w:val="2"/>
                <w:sz w:val="24"/>
                <w:szCs w:val="24"/>
                <w:lang w:val="en-GB" w:eastAsia="en-GB"/>
                <w14:ligatures w14:val="standardContextual"/>
              </w:rPr>
              <w:tab/>
            </w:r>
            <w:r w:rsidRPr="00902C50">
              <w:rPr>
                <w:rStyle w:val="Hiperligao"/>
                <w:noProof/>
                <w:lang w:val="en-US"/>
              </w:rPr>
              <w:t>View Production and Sales Reports (UC21)</w:t>
            </w:r>
            <w:r>
              <w:rPr>
                <w:noProof/>
                <w:webHidden/>
              </w:rPr>
              <w:tab/>
            </w:r>
            <w:r>
              <w:rPr>
                <w:noProof/>
                <w:webHidden/>
              </w:rPr>
              <w:fldChar w:fldCharType="begin"/>
            </w:r>
            <w:r>
              <w:rPr>
                <w:noProof/>
                <w:webHidden/>
              </w:rPr>
              <w:instrText xml:space="preserve"> PAGEREF _Toc182172855 \h </w:instrText>
            </w:r>
            <w:r>
              <w:rPr>
                <w:noProof/>
                <w:webHidden/>
              </w:rPr>
            </w:r>
            <w:r>
              <w:rPr>
                <w:noProof/>
                <w:webHidden/>
              </w:rPr>
              <w:fldChar w:fldCharType="separate"/>
            </w:r>
            <w:r w:rsidR="00F32E00">
              <w:rPr>
                <w:noProof/>
                <w:webHidden/>
              </w:rPr>
              <w:t>26</w:t>
            </w:r>
            <w:r>
              <w:rPr>
                <w:noProof/>
                <w:webHidden/>
              </w:rPr>
              <w:fldChar w:fldCharType="end"/>
            </w:r>
          </w:hyperlink>
        </w:p>
        <w:p w14:paraId="2E32D46C" w14:textId="3604BF59"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6" w:history="1">
            <w:r w:rsidRPr="00902C50">
              <w:rPr>
                <w:rStyle w:val="Hiperligao"/>
                <w:noProof/>
                <w:lang w:val="en-US"/>
              </w:rPr>
              <w:t>3.15.</w:t>
            </w:r>
            <w:r>
              <w:rPr>
                <w:rFonts w:eastAsiaTheme="minorEastAsia"/>
                <w:noProof/>
                <w:color w:val="auto"/>
                <w:kern w:val="2"/>
                <w:sz w:val="24"/>
                <w:szCs w:val="24"/>
                <w:lang w:val="en-GB" w:eastAsia="en-GB"/>
                <w14:ligatures w14:val="standardContextual"/>
              </w:rPr>
              <w:tab/>
            </w:r>
            <w:r w:rsidRPr="00902C50">
              <w:rPr>
                <w:rStyle w:val="Hiperligao"/>
                <w:noProof/>
                <w:lang w:val="en-US"/>
              </w:rPr>
              <w:t>Manage Membership in AMAP (UC23)</w:t>
            </w:r>
            <w:r>
              <w:rPr>
                <w:noProof/>
                <w:webHidden/>
              </w:rPr>
              <w:tab/>
            </w:r>
            <w:r>
              <w:rPr>
                <w:noProof/>
                <w:webHidden/>
              </w:rPr>
              <w:fldChar w:fldCharType="begin"/>
            </w:r>
            <w:r>
              <w:rPr>
                <w:noProof/>
                <w:webHidden/>
              </w:rPr>
              <w:instrText xml:space="preserve"> PAGEREF _Toc182172856 \h </w:instrText>
            </w:r>
            <w:r>
              <w:rPr>
                <w:noProof/>
                <w:webHidden/>
              </w:rPr>
            </w:r>
            <w:r>
              <w:rPr>
                <w:noProof/>
                <w:webHidden/>
              </w:rPr>
              <w:fldChar w:fldCharType="separate"/>
            </w:r>
            <w:r w:rsidR="00F32E00">
              <w:rPr>
                <w:noProof/>
                <w:webHidden/>
              </w:rPr>
              <w:t>26</w:t>
            </w:r>
            <w:r>
              <w:rPr>
                <w:noProof/>
                <w:webHidden/>
              </w:rPr>
              <w:fldChar w:fldCharType="end"/>
            </w:r>
          </w:hyperlink>
        </w:p>
        <w:p w14:paraId="6F0C04E7" w14:textId="40BEE450"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7" w:history="1">
            <w:r w:rsidRPr="00902C50">
              <w:rPr>
                <w:rStyle w:val="Hiperligao"/>
                <w:noProof/>
                <w:lang w:val="en-US"/>
              </w:rPr>
              <w:t>3.16.</w:t>
            </w:r>
            <w:r>
              <w:rPr>
                <w:rFonts w:eastAsiaTheme="minorEastAsia"/>
                <w:noProof/>
                <w:color w:val="auto"/>
                <w:kern w:val="2"/>
                <w:sz w:val="24"/>
                <w:szCs w:val="24"/>
                <w:lang w:val="en-GB" w:eastAsia="en-GB"/>
                <w14:ligatures w14:val="standardContextual"/>
              </w:rPr>
              <w:tab/>
            </w:r>
            <w:r w:rsidRPr="00902C50">
              <w:rPr>
                <w:rStyle w:val="Hiperligao"/>
                <w:noProof/>
                <w:lang w:val="en-US"/>
              </w:rPr>
              <w:t>See Products and Details from Other Producers (UC24)</w:t>
            </w:r>
            <w:r>
              <w:rPr>
                <w:noProof/>
                <w:webHidden/>
              </w:rPr>
              <w:tab/>
            </w:r>
            <w:r>
              <w:rPr>
                <w:noProof/>
                <w:webHidden/>
              </w:rPr>
              <w:fldChar w:fldCharType="begin"/>
            </w:r>
            <w:r>
              <w:rPr>
                <w:noProof/>
                <w:webHidden/>
              </w:rPr>
              <w:instrText xml:space="preserve"> PAGEREF _Toc182172857 \h </w:instrText>
            </w:r>
            <w:r>
              <w:rPr>
                <w:noProof/>
                <w:webHidden/>
              </w:rPr>
            </w:r>
            <w:r>
              <w:rPr>
                <w:noProof/>
                <w:webHidden/>
              </w:rPr>
              <w:fldChar w:fldCharType="separate"/>
            </w:r>
            <w:r w:rsidR="00F32E00">
              <w:rPr>
                <w:noProof/>
                <w:webHidden/>
              </w:rPr>
              <w:t>27</w:t>
            </w:r>
            <w:r>
              <w:rPr>
                <w:noProof/>
                <w:webHidden/>
              </w:rPr>
              <w:fldChar w:fldCharType="end"/>
            </w:r>
          </w:hyperlink>
        </w:p>
        <w:p w14:paraId="3B2511AC" w14:textId="05059C62"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8" w:history="1">
            <w:r w:rsidRPr="00902C50">
              <w:rPr>
                <w:rStyle w:val="Hiperligao"/>
                <w:noProof/>
                <w:lang w:val="en-US"/>
              </w:rPr>
              <w:t>3.17.</w:t>
            </w:r>
            <w:r>
              <w:rPr>
                <w:rFonts w:eastAsiaTheme="minorEastAsia"/>
                <w:noProof/>
                <w:color w:val="auto"/>
                <w:kern w:val="2"/>
                <w:sz w:val="24"/>
                <w:szCs w:val="24"/>
                <w:lang w:val="en-GB" w:eastAsia="en-GB"/>
                <w14:ligatures w14:val="standardContextual"/>
              </w:rPr>
              <w:tab/>
            </w:r>
            <w:r w:rsidRPr="00902C50">
              <w:rPr>
                <w:rStyle w:val="Hiperligao"/>
                <w:noProof/>
              </w:rPr>
              <w:t>Manage Profile</w:t>
            </w:r>
            <w:r w:rsidRPr="00902C50">
              <w:rPr>
                <w:rStyle w:val="Hiperligao"/>
                <w:noProof/>
                <w:lang w:val="en-US"/>
              </w:rPr>
              <w:t xml:space="preserve"> (UC22)</w:t>
            </w:r>
            <w:r>
              <w:rPr>
                <w:noProof/>
                <w:webHidden/>
              </w:rPr>
              <w:tab/>
            </w:r>
            <w:r>
              <w:rPr>
                <w:noProof/>
                <w:webHidden/>
              </w:rPr>
              <w:fldChar w:fldCharType="begin"/>
            </w:r>
            <w:r>
              <w:rPr>
                <w:noProof/>
                <w:webHidden/>
              </w:rPr>
              <w:instrText xml:space="preserve"> PAGEREF _Toc182172858 \h </w:instrText>
            </w:r>
            <w:r>
              <w:rPr>
                <w:noProof/>
                <w:webHidden/>
              </w:rPr>
            </w:r>
            <w:r>
              <w:rPr>
                <w:noProof/>
                <w:webHidden/>
              </w:rPr>
              <w:fldChar w:fldCharType="separate"/>
            </w:r>
            <w:r w:rsidR="00F32E00">
              <w:rPr>
                <w:noProof/>
                <w:webHidden/>
              </w:rPr>
              <w:t>28</w:t>
            </w:r>
            <w:r>
              <w:rPr>
                <w:noProof/>
                <w:webHidden/>
              </w:rPr>
              <w:fldChar w:fldCharType="end"/>
            </w:r>
          </w:hyperlink>
        </w:p>
        <w:p w14:paraId="1823C1CA" w14:textId="00702B1C"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9" w:history="1">
            <w:r w:rsidRPr="00902C50">
              <w:rPr>
                <w:rStyle w:val="Hiperligao"/>
                <w:noProof/>
                <w:lang w:val="en-GB"/>
              </w:rPr>
              <w:t>3.18.</w:t>
            </w:r>
            <w:r>
              <w:rPr>
                <w:rFonts w:eastAsiaTheme="minorEastAsia"/>
                <w:noProof/>
                <w:color w:val="auto"/>
                <w:kern w:val="2"/>
                <w:sz w:val="24"/>
                <w:szCs w:val="24"/>
                <w:lang w:val="en-GB" w:eastAsia="en-GB"/>
                <w14:ligatures w14:val="standardContextual"/>
              </w:rPr>
              <w:tab/>
            </w:r>
            <w:r w:rsidRPr="00902C50">
              <w:rPr>
                <w:rStyle w:val="Hiperligao"/>
                <w:noProof/>
                <w:lang w:val="en-GB"/>
              </w:rPr>
              <w:t>Manage Users/Roles (UC02)</w:t>
            </w:r>
            <w:r>
              <w:rPr>
                <w:noProof/>
                <w:webHidden/>
              </w:rPr>
              <w:tab/>
            </w:r>
            <w:r>
              <w:rPr>
                <w:noProof/>
                <w:webHidden/>
              </w:rPr>
              <w:fldChar w:fldCharType="begin"/>
            </w:r>
            <w:r>
              <w:rPr>
                <w:noProof/>
                <w:webHidden/>
              </w:rPr>
              <w:instrText xml:space="preserve"> PAGEREF _Toc182172859 \h </w:instrText>
            </w:r>
            <w:r>
              <w:rPr>
                <w:noProof/>
                <w:webHidden/>
              </w:rPr>
            </w:r>
            <w:r>
              <w:rPr>
                <w:noProof/>
                <w:webHidden/>
              </w:rPr>
              <w:fldChar w:fldCharType="separate"/>
            </w:r>
            <w:r w:rsidR="00F32E00">
              <w:rPr>
                <w:noProof/>
                <w:webHidden/>
              </w:rPr>
              <w:t>29</w:t>
            </w:r>
            <w:r>
              <w:rPr>
                <w:noProof/>
                <w:webHidden/>
              </w:rPr>
              <w:fldChar w:fldCharType="end"/>
            </w:r>
          </w:hyperlink>
        </w:p>
        <w:p w14:paraId="2ECE0EBE" w14:textId="312E4DED"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0" w:history="1">
            <w:r w:rsidRPr="00902C50">
              <w:rPr>
                <w:rStyle w:val="Hiperligao"/>
                <w:noProof/>
                <w:lang w:val="en-GB"/>
              </w:rPr>
              <w:t>3.19.</w:t>
            </w:r>
            <w:r>
              <w:rPr>
                <w:rFonts w:eastAsiaTheme="minorEastAsia"/>
                <w:noProof/>
                <w:color w:val="auto"/>
                <w:kern w:val="2"/>
                <w:sz w:val="24"/>
                <w:szCs w:val="24"/>
                <w:lang w:val="en-GB" w:eastAsia="en-GB"/>
                <w14:ligatures w14:val="standardContextual"/>
              </w:rPr>
              <w:tab/>
            </w:r>
            <w:r w:rsidRPr="00902C50">
              <w:rPr>
                <w:rStyle w:val="Hiperligao"/>
                <w:noProof/>
                <w:lang w:val="en-GB"/>
              </w:rPr>
              <w:t>Manage Subscription (UC03)</w:t>
            </w:r>
            <w:r>
              <w:rPr>
                <w:noProof/>
                <w:webHidden/>
              </w:rPr>
              <w:tab/>
            </w:r>
            <w:r>
              <w:rPr>
                <w:noProof/>
                <w:webHidden/>
              </w:rPr>
              <w:fldChar w:fldCharType="begin"/>
            </w:r>
            <w:r>
              <w:rPr>
                <w:noProof/>
                <w:webHidden/>
              </w:rPr>
              <w:instrText xml:space="preserve"> PAGEREF _Toc182172860 \h </w:instrText>
            </w:r>
            <w:r>
              <w:rPr>
                <w:noProof/>
                <w:webHidden/>
              </w:rPr>
            </w:r>
            <w:r>
              <w:rPr>
                <w:noProof/>
                <w:webHidden/>
              </w:rPr>
              <w:fldChar w:fldCharType="separate"/>
            </w:r>
            <w:r w:rsidR="00F32E00">
              <w:rPr>
                <w:noProof/>
                <w:webHidden/>
              </w:rPr>
              <w:t>30</w:t>
            </w:r>
            <w:r>
              <w:rPr>
                <w:noProof/>
                <w:webHidden/>
              </w:rPr>
              <w:fldChar w:fldCharType="end"/>
            </w:r>
          </w:hyperlink>
        </w:p>
        <w:p w14:paraId="321856E1" w14:textId="64C794C5"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1" w:history="1">
            <w:r w:rsidRPr="00902C50">
              <w:rPr>
                <w:rStyle w:val="Hiperligao"/>
                <w:noProof/>
                <w:lang w:val="en-GB"/>
              </w:rPr>
              <w:t>3.20.</w:t>
            </w:r>
            <w:r>
              <w:rPr>
                <w:rFonts w:eastAsiaTheme="minorEastAsia"/>
                <w:noProof/>
                <w:color w:val="auto"/>
                <w:kern w:val="2"/>
                <w:sz w:val="24"/>
                <w:szCs w:val="24"/>
                <w:lang w:val="en-GB" w:eastAsia="en-GB"/>
                <w14:ligatures w14:val="standardContextual"/>
              </w:rPr>
              <w:tab/>
            </w:r>
            <w:r w:rsidRPr="00902C50">
              <w:rPr>
                <w:rStyle w:val="Hiperligao"/>
                <w:noProof/>
                <w:lang w:val="en-GB"/>
              </w:rPr>
              <w:t>Manage Delivery Settings (UC04)</w:t>
            </w:r>
            <w:r>
              <w:rPr>
                <w:noProof/>
                <w:webHidden/>
              </w:rPr>
              <w:tab/>
            </w:r>
            <w:r>
              <w:rPr>
                <w:noProof/>
                <w:webHidden/>
              </w:rPr>
              <w:fldChar w:fldCharType="begin"/>
            </w:r>
            <w:r>
              <w:rPr>
                <w:noProof/>
                <w:webHidden/>
              </w:rPr>
              <w:instrText xml:space="preserve"> PAGEREF _Toc182172861 \h </w:instrText>
            </w:r>
            <w:r>
              <w:rPr>
                <w:noProof/>
                <w:webHidden/>
              </w:rPr>
            </w:r>
            <w:r>
              <w:rPr>
                <w:noProof/>
                <w:webHidden/>
              </w:rPr>
              <w:fldChar w:fldCharType="separate"/>
            </w:r>
            <w:r w:rsidR="00F32E00">
              <w:rPr>
                <w:noProof/>
                <w:webHidden/>
              </w:rPr>
              <w:t>31</w:t>
            </w:r>
            <w:r>
              <w:rPr>
                <w:noProof/>
                <w:webHidden/>
              </w:rPr>
              <w:fldChar w:fldCharType="end"/>
            </w:r>
          </w:hyperlink>
        </w:p>
        <w:p w14:paraId="6AC9D6FE" w14:textId="2947364F"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2" w:history="1">
            <w:r w:rsidRPr="00902C50">
              <w:rPr>
                <w:rStyle w:val="Hiperligao"/>
                <w:noProof/>
                <w:lang w:val="en-GB"/>
              </w:rPr>
              <w:t>3.21.</w:t>
            </w:r>
            <w:r>
              <w:rPr>
                <w:rFonts w:eastAsiaTheme="minorEastAsia"/>
                <w:noProof/>
                <w:color w:val="auto"/>
                <w:kern w:val="2"/>
                <w:sz w:val="24"/>
                <w:szCs w:val="24"/>
                <w:lang w:val="en-GB" w:eastAsia="en-GB"/>
                <w14:ligatures w14:val="standardContextual"/>
              </w:rPr>
              <w:tab/>
            </w:r>
            <w:r w:rsidRPr="00902C50">
              <w:rPr>
                <w:rStyle w:val="Hiperligao"/>
                <w:noProof/>
                <w:lang w:val="en-GB"/>
              </w:rPr>
              <w:t>Manage Filters Roles (UC05)</w:t>
            </w:r>
            <w:r>
              <w:rPr>
                <w:noProof/>
                <w:webHidden/>
              </w:rPr>
              <w:tab/>
            </w:r>
            <w:r>
              <w:rPr>
                <w:noProof/>
                <w:webHidden/>
              </w:rPr>
              <w:fldChar w:fldCharType="begin"/>
            </w:r>
            <w:r>
              <w:rPr>
                <w:noProof/>
                <w:webHidden/>
              </w:rPr>
              <w:instrText xml:space="preserve"> PAGEREF _Toc182172862 \h </w:instrText>
            </w:r>
            <w:r>
              <w:rPr>
                <w:noProof/>
                <w:webHidden/>
              </w:rPr>
            </w:r>
            <w:r>
              <w:rPr>
                <w:noProof/>
                <w:webHidden/>
              </w:rPr>
              <w:fldChar w:fldCharType="separate"/>
            </w:r>
            <w:r w:rsidR="00F32E00">
              <w:rPr>
                <w:noProof/>
                <w:webHidden/>
              </w:rPr>
              <w:t>31</w:t>
            </w:r>
            <w:r>
              <w:rPr>
                <w:noProof/>
                <w:webHidden/>
              </w:rPr>
              <w:fldChar w:fldCharType="end"/>
            </w:r>
          </w:hyperlink>
        </w:p>
        <w:p w14:paraId="5C49C5A2" w14:textId="5E85E967"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3" w:history="1">
            <w:r w:rsidRPr="00902C50">
              <w:rPr>
                <w:rStyle w:val="Hiperligao"/>
                <w:noProof/>
                <w:lang w:val="en-GB"/>
              </w:rPr>
              <w:t>3.22.</w:t>
            </w:r>
            <w:r>
              <w:rPr>
                <w:rFonts w:eastAsiaTheme="minorEastAsia"/>
                <w:noProof/>
                <w:color w:val="auto"/>
                <w:kern w:val="2"/>
                <w:sz w:val="24"/>
                <w:szCs w:val="24"/>
                <w:lang w:val="en-GB" w:eastAsia="en-GB"/>
                <w14:ligatures w14:val="standardContextual"/>
              </w:rPr>
              <w:tab/>
            </w:r>
            <w:r w:rsidRPr="00902C50">
              <w:rPr>
                <w:rStyle w:val="Hiperligao"/>
                <w:noProof/>
                <w:lang w:val="en-GB"/>
              </w:rPr>
              <w:t>View Subscription Orders (UC07)</w:t>
            </w:r>
            <w:r>
              <w:rPr>
                <w:noProof/>
                <w:webHidden/>
              </w:rPr>
              <w:tab/>
            </w:r>
            <w:r>
              <w:rPr>
                <w:noProof/>
                <w:webHidden/>
              </w:rPr>
              <w:fldChar w:fldCharType="begin"/>
            </w:r>
            <w:r>
              <w:rPr>
                <w:noProof/>
                <w:webHidden/>
              </w:rPr>
              <w:instrText xml:space="preserve"> PAGEREF _Toc182172863 \h </w:instrText>
            </w:r>
            <w:r>
              <w:rPr>
                <w:noProof/>
                <w:webHidden/>
              </w:rPr>
            </w:r>
            <w:r>
              <w:rPr>
                <w:noProof/>
                <w:webHidden/>
              </w:rPr>
              <w:fldChar w:fldCharType="separate"/>
            </w:r>
            <w:r w:rsidR="00F32E00">
              <w:rPr>
                <w:noProof/>
                <w:webHidden/>
              </w:rPr>
              <w:t>32</w:t>
            </w:r>
            <w:r>
              <w:rPr>
                <w:noProof/>
                <w:webHidden/>
              </w:rPr>
              <w:fldChar w:fldCharType="end"/>
            </w:r>
          </w:hyperlink>
        </w:p>
        <w:p w14:paraId="152FBF55" w14:textId="173E9365"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4" w:history="1">
            <w:r w:rsidRPr="00902C50">
              <w:rPr>
                <w:rStyle w:val="Hiperligao"/>
                <w:noProof/>
                <w:lang w:val="en-GB"/>
              </w:rPr>
              <w:t>3.23.</w:t>
            </w:r>
            <w:r>
              <w:rPr>
                <w:rFonts w:eastAsiaTheme="minorEastAsia"/>
                <w:noProof/>
                <w:color w:val="auto"/>
                <w:kern w:val="2"/>
                <w:sz w:val="24"/>
                <w:szCs w:val="24"/>
                <w:lang w:val="en-GB" w:eastAsia="en-GB"/>
                <w14:ligatures w14:val="standardContextual"/>
              </w:rPr>
              <w:tab/>
            </w:r>
            <w:r w:rsidRPr="00902C50">
              <w:rPr>
                <w:rStyle w:val="Hiperligao"/>
                <w:noProof/>
                <w:lang w:val="en-GB"/>
              </w:rPr>
              <w:t>Manage AMAP Details (UC08)</w:t>
            </w:r>
            <w:r>
              <w:rPr>
                <w:noProof/>
                <w:webHidden/>
              </w:rPr>
              <w:tab/>
            </w:r>
            <w:r>
              <w:rPr>
                <w:noProof/>
                <w:webHidden/>
              </w:rPr>
              <w:fldChar w:fldCharType="begin"/>
            </w:r>
            <w:r>
              <w:rPr>
                <w:noProof/>
                <w:webHidden/>
              </w:rPr>
              <w:instrText xml:space="preserve"> PAGEREF _Toc182172864 \h </w:instrText>
            </w:r>
            <w:r>
              <w:rPr>
                <w:noProof/>
                <w:webHidden/>
              </w:rPr>
            </w:r>
            <w:r>
              <w:rPr>
                <w:noProof/>
                <w:webHidden/>
              </w:rPr>
              <w:fldChar w:fldCharType="separate"/>
            </w:r>
            <w:r w:rsidR="00F32E00">
              <w:rPr>
                <w:noProof/>
                <w:webHidden/>
              </w:rPr>
              <w:t>32</w:t>
            </w:r>
            <w:r>
              <w:rPr>
                <w:noProof/>
                <w:webHidden/>
              </w:rPr>
              <w:fldChar w:fldCharType="end"/>
            </w:r>
          </w:hyperlink>
        </w:p>
        <w:p w14:paraId="63CBCD6F" w14:textId="371ABB18"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5" w:history="1">
            <w:r w:rsidRPr="00902C50">
              <w:rPr>
                <w:rStyle w:val="Hiperligao"/>
                <w:noProof/>
                <w:lang w:val="en-GB"/>
              </w:rPr>
              <w:t>3.24.</w:t>
            </w:r>
            <w:r>
              <w:rPr>
                <w:rFonts w:eastAsiaTheme="minorEastAsia"/>
                <w:noProof/>
                <w:color w:val="auto"/>
                <w:kern w:val="2"/>
                <w:sz w:val="24"/>
                <w:szCs w:val="24"/>
                <w:lang w:val="en-GB" w:eastAsia="en-GB"/>
                <w14:ligatures w14:val="standardContextual"/>
              </w:rPr>
              <w:tab/>
            </w:r>
            <w:r w:rsidRPr="00902C50">
              <w:rPr>
                <w:rStyle w:val="Hiperligao"/>
                <w:noProof/>
                <w:lang w:val="en-GB"/>
              </w:rPr>
              <w:t>Send questionnaires (UC09)</w:t>
            </w:r>
            <w:r>
              <w:rPr>
                <w:noProof/>
                <w:webHidden/>
              </w:rPr>
              <w:tab/>
            </w:r>
            <w:r>
              <w:rPr>
                <w:noProof/>
                <w:webHidden/>
              </w:rPr>
              <w:fldChar w:fldCharType="begin"/>
            </w:r>
            <w:r>
              <w:rPr>
                <w:noProof/>
                <w:webHidden/>
              </w:rPr>
              <w:instrText xml:space="preserve"> PAGEREF _Toc182172865 \h </w:instrText>
            </w:r>
            <w:r>
              <w:rPr>
                <w:noProof/>
                <w:webHidden/>
              </w:rPr>
            </w:r>
            <w:r>
              <w:rPr>
                <w:noProof/>
                <w:webHidden/>
              </w:rPr>
              <w:fldChar w:fldCharType="separate"/>
            </w:r>
            <w:r w:rsidR="00F32E00">
              <w:rPr>
                <w:noProof/>
                <w:webHidden/>
              </w:rPr>
              <w:t>33</w:t>
            </w:r>
            <w:r>
              <w:rPr>
                <w:noProof/>
                <w:webHidden/>
              </w:rPr>
              <w:fldChar w:fldCharType="end"/>
            </w:r>
          </w:hyperlink>
        </w:p>
        <w:p w14:paraId="1C9505F3" w14:textId="645BB068"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66" w:history="1">
            <w:r w:rsidRPr="00902C50">
              <w:rPr>
                <w:rStyle w:val="Hiperligao"/>
                <w:noProof/>
              </w:rPr>
              <w:t>4.</w:t>
            </w:r>
            <w:r>
              <w:rPr>
                <w:rFonts w:eastAsiaTheme="minorEastAsia"/>
                <w:noProof/>
                <w:color w:val="auto"/>
                <w:kern w:val="2"/>
                <w:sz w:val="24"/>
                <w:szCs w:val="24"/>
                <w:lang w:val="en-GB" w:eastAsia="en-GB"/>
                <w14:ligatures w14:val="standardContextual"/>
              </w:rPr>
              <w:tab/>
            </w:r>
            <w:r w:rsidRPr="00902C50">
              <w:rPr>
                <w:rStyle w:val="Hiperligao"/>
                <w:noProof/>
              </w:rPr>
              <w:t>Data requirements</w:t>
            </w:r>
            <w:r>
              <w:rPr>
                <w:noProof/>
                <w:webHidden/>
              </w:rPr>
              <w:tab/>
            </w:r>
            <w:r>
              <w:rPr>
                <w:noProof/>
                <w:webHidden/>
              </w:rPr>
              <w:fldChar w:fldCharType="begin"/>
            </w:r>
            <w:r>
              <w:rPr>
                <w:noProof/>
                <w:webHidden/>
              </w:rPr>
              <w:instrText xml:space="preserve"> PAGEREF _Toc182172866 \h </w:instrText>
            </w:r>
            <w:r>
              <w:rPr>
                <w:noProof/>
                <w:webHidden/>
              </w:rPr>
            </w:r>
            <w:r>
              <w:rPr>
                <w:noProof/>
                <w:webHidden/>
              </w:rPr>
              <w:fldChar w:fldCharType="separate"/>
            </w:r>
            <w:r w:rsidR="00F32E00">
              <w:rPr>
                <w:noProof/>
                <w:webHidden/>
              </w:rPr>
              <w:t>34</w:t>
            </w:r>
            <w:r>
              <w:rPr>
                <w:noProof/>
                <w:webHidden/>
              </w:rPr>
              <w:fldChar w:fldCharType="end"/>
            </w:r>
          </w:hyperlink>
        </w:p>
        <w:p w14:paraId="1C1200F7" w14:textId="7C4FEC5E"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67" w:history="1">
            <w:r w:rsidRPr="00902C50">
              <w:rPr>
                <w:rStyle w:val="Hiperligao"/>
                <w:noProof/>
                <w:lang w:val="en-GB"/>
              </w:rPr>
              <w:t>4.1.</w:t>
            </w:r>
            <w:r>
              <w:rPr>
                <w:rFonts w:eastAsiaTheme="minorEastAsia"/>
                <w:noProof/>
                <w:color w:val="auto"/>
                <w:kern w:val="2"/>
                <w:sz w:val="24"/>
                <w:szCs w:val="24"/>
                <w:lang w:val="en-GB" w:eastAsia="en-GB"/>
                <w14:ligatures w14:val="standardContextual"/>
              </w:rPr>
              <w:tab/>
            </w:r>
            <w:r w:rsidRPr="00902C50">
              <w:rPr>
                <w:rStyle w:val="Hiperligao"/>
                <w:noProof/>
                <w:lang w:val="en-US"/>
              </w:rPr>
              <w:t>Logical Data Model</w:t>
            </w:r>
            <w:r>
              <w:rPr>
                <w:noProof/>
                <w:webHidden/>
              </w:rPr>
              <w:tab/>
            </w:r>
            <w:r>
              <w:rPr>
                <w:noProof/>
                <w:webHidden/>
              </w:rPr>
              <w:fldChar w:fldCharType="begin"/>
            </w:r>
            <w:r>
              <w:rPr>
                <w:noProof/>
                <w:webHidden/>
              </w:rPr>
              <w:instrText xml:space="preserve"> PAGEREF _Toc182172867 \h </w:instrText>
            </w:r>
            <w:r>
              <w:rPr>
                <w:noProof/>
                <w:webHidden/>
              </w:rPr>
            </w:r>
            <w:r>
              <w:rPr>
                <w:noProof/>
                <w:webHidden/>
              </w:rPr>
              <w:fldChar w:fldCharType="separate"/>
            </w:r>
            <w:r w:rsidR="00F32E00">
              <w:rPr>
                <w:noProof/>
                <w:webHidden/>
              </w:rPr>
              <w:t>35</w:t>
            </w:r>
            <w:r>
              <w:rPr>
                <w:noProof/>
                <w:webHidden/>
              </w:rPr>
              <w:fldChar w:fldCharType="end"/>
            </w:r>
          </w:hyperlink>
        </w:p>
        <w:p w14:paraId="79BBB45B" w14:textId="27574DD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68" w:history="1">
            <w:r w:rsidRPr="00902C50">
              <w:rPr>
                <w:rStyle w:val="Hiperligao"/>
                <w:noProof/>
                <w:lang w:val="en-GB"/>
              </w:rPr>
              <w:t>4.2.</w:t>
            </w:r>
            <w:r>
              <w:rPr>
                <w:rFonts w:eastAsiaTheme="minorEastAsia"/>
                <w:noProof/>
                <w:color w:val="auto"/>
                <w:kern w:val="2"/>
                <w:sz w:val="24"/>
                <w:szCs w:val="24"/>
                <w:lang w:val="en-GB" w:eastAsia="en-GB"/>
                <w14:ligatures w14:val="standardContextual"/>
              </w:rPr>
              <w:tab/>
            </w:r>
            <w:r w:rsidRPr="00902C50">
              <w:rPr>
                <w:rStyle w:val="Hiperligao"/>
                <w:noProof/>
              </w:rPr>
              <w:t>Data dictionary</w:t>
            </w:r>
            <w:r>
              <w:rPr>
                <w:noProof/>
                <w:webHidden/>
              </w:rPr>
              <w:tab/>
            </w:r>
            <w:r>
              <w:rPr>
                <w:noProof/>
                <w:webHidden/>
              </w:rPr>
              <w:fldChar w:fldCharType="begin"/>
            </w:r>
            <w:r>
              <w:rPr>
                <w:noProof/>
                <w:webHidden/>
              </w:rPr>
              <w:instrText xml:space="preserve"> PAGEREF _Toc182172868 \h </w:instrText>
            </w:r>
            <w:r>
              <w:rPr>
                <w:noProof/>
                <w:webHidden/>
              </w:rPr>
            </w:r>
            <w:r>
              <w:rPr>
                <w:noProof/>
                <w:webHidden/>
              </w:rPr>
              <w:fldChar w:fldCharType="separate"/>
            </w:r>
            <w:r w:rsidR="00F32E00">
              <w:rPr>
                <w:noProof/>
                <w:webHidden/>
              </w:rPr>
              <w:t>35</w:t>
            </w:r>
            <w:r>
              <w:rPr>
                <w:noProof/>
                <w:webHidden/>
              </w:rPr>
              <w:fldChar w:fldCharType="end"/>
            </w:r>
          </w:hyperlink>
        </w:p>
        <w:p w14:paraId="310302D7" w14:textId="0CE9C9B0"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69" w:history="1">
            <w:r w:rsidRPr="00902C50">
              <w:rPr>
                <w:rStyle w:val="Hiperligao"/>
                <w:noProof/>
                <w:lang w:val="en-US"/>
              </w:rPr>
              <w:t>4.2.1.</w:t>
            </w:r>
            <w:r>
              <w:rPr>
                <w:rFonts w:eastAsiaTheme="minorEastAsia"/>
                <w:noProof/>
                <w:color w:val="auto"/>
                <w:kern w:val="2"/>
                <w:sz w:val="24"/>
                <w:szCs w:val="24"/>
                <w:lang w:val="en-GB" w:eastAsia="en-GB"/>
                <w14:ligatures w14:val="standardContextual"/>
              </w:rPr>
              <w:tab/>
            </w:r>
            <w:r w:rsidRPr="00902C50">
              <w:rPr>
                <w:rStyle w:val="Hiperligao"/>
                <w:noProof/>
                <w:lang w:val="en-US"/>
              </w:rPr>
              <w:t>Product</w:t>
            </w:r>
            <w:r>
              <w:rPr>
                <w:noProof/>
                <w:webHidden/>
              </w:rPr>
              <w:tab/>
            </w:r>
            <w:r>
              <w:rPr>
                <w:noProof/>
                <w:webHidden/>
              </w:rPr>
              <w:fldChar w:fldCharType="begin"/>
            </w:r>
            <w:r>
              <w:rPr>
                <w:noProof/>
                <w:webHidden/>
              </w:rPr>
              <w:instrText xml:space="preserve"> PAGEREF _Toc182172869 \h </w:instrText>
            </w:r>
            <w:r>
              <w:rPr>
                <w:noProof/>
                <w:webHidden/>
              </w:rPr>
            </w:r>
            <w:r>
              <w:rPr>
                <w:noProof/>
                <w:webHidden/>
              </w:rPr>
              <w:fldChar w:fldCharType="separate"/>
            </w:r>
            <w:r w:rsidR="00F32E00">
              <w:rPr>
                <w:noProof/>
                <w:webHidden/>
              </w:rPr>
              <w:t>36</w:t>
            </w:r>
            <w:r>
              <w:rPr>
                <w:noProof/>
                <w:webHidden/>
              </w:rPr>
              <w:fldChar w:fldCharType="end"/>
            </w:r>
          </w:hyperlink>
        </w:p>
        <w:p w14:paraId="5B90CEA4" w14:textId="77EC597F"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0" w:history="1">
            <w:r w:rsidRPr="00902C50">
              <w:rPr>
                <w:rStyle w:val="Hiperligao"/>
                <w:noProof/>
                <w:lang w:val="en-US"/>
              </w:rPr>
              <w:t>4.2.2.</w:t>
            </w:r>
            <w:r>
              <w:rPr>
                <w:rFonts w:eastAsiaTheme="minorEastAsia"/>
                <w:noProof/>
                <w:color w:val="auto"/>
                <w:kern w:val="2"/>
                <w:sz w:val="24"/>
                <w:szCs w:val="24"/>
                <w:lang w:val="en-GB" w:eastAsia="en-GB"/>
                <w14:ligatures w14:val="standardContextual"/>
              </w:rPr>
              <w:tab/>
            </w:r>
            <w:r w:rsidRPr="00902C50">
              <w:rPr>
                <w:rStyle w:val="Hiperligao"/>
                <w:noProof/>
                <w:lang w:val="en-US"/>
              </w:rPr>
              <w:t>Order</w:t>
            </w:r>
            <w:r>
              <w:rPr>
                <w:noProof/>
                <w:webHidden/>
              </w:rPr>
              <w:tab/>
            </w:r>
            <w:r>
              <w:rPr>
                <w:noProof/>
                <w:webHidden/>
              </w:rPr>
              <w:fldChar w:fldCharType="begin"/>
            </w:r>
            <w:r>
              <w:rPr>
                <w:noProof/>
                <w:webHidden/>
              </w:rPr>
              <w:instrText xml:space="preserve"> PAGEREF _Toc182172870 \h </w:instrText>
            </w:r>
            <w:r>
              <w:rPr>
                <w:noProof/>
                <w:webHidden/>
              </w:rPr>
            </w:r>
            <w:r>
              <w:rPr>
                <w:noProof/>
                <w:webHidden/>
              </w:rPr>
              <w:fldChar w:fldCharType="separate"/>
            </w:r>
            <w:r w:rsidR="00F32E00">
              <w:rPr>
                <w:noProof/>
                <w:webHidden/>
              </w:rPr>
              <w:t>36</w:t>
            </w:r>
            <w:r>
              <w:rPr>
                <w:noProof/>
                <w:webHidden/>
              </w:rPr>
              <w:fldChar w:fldCharType="end"/>
            </w:r>
          </w:hyperlink>
        </w:p>
        <w:p w14:paraId="5D544FEE" w14:textId="448420BB"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1" w:history="1">
            <w:r w:rsidRPr="00902C50">
              <w:rPr>
                <w:rStyle w:val="Hiperligao"/>
                <w:noProof/>
                <w:lang w:val="en-US"/>
              </w:rPr>
              <w:t>4.2.3.</w:t>
            </w:r>
            <w:r>
              <w:rPr>
                <w:rFonts w:eastAsiaTheme="minorEastAsia"/>
                <w:noProof/>
                <w:color w:val="auto"/>
                <w:kern w:val="2"/>
                <w:sz w:val="24"/>
                <w:szCs w:val="24"/>
                <w:lang w:val="en-GB" w:eastAsia="en-GB"/>
                <w14:ligatures w14:val="standardContextual"/>
              </w:rPr>
              <w:tab/>
            </w:r>
            <w:r w:rsidRPr="00902C50">
              <w:rPr>
                <w:rStyle w:val="Hiperligao"/>
                <w:noProof/>
                <w:lang w:val="en-US"/>
              </w:rPr>
              <w:t>Producer</w:t>
            </w:r>
            <w:r>
              <w:rPr>
                <w:noProof/>
                <w:webHidden/>
              </w:rPr>
              <w:tab/>
            </w:r>
            <w:r>
              <w:rPr>
                <w:noProof/>
                <w:webHidden/>
              </w:rPr>
              <w:fldChar w:fldCharType="begin"/>
            </w:r>
            <w:r>
              <w:rPr>
                <w:noProof/>
                <w:webHidden/>
              </w:rPr>
              <w:instrText xml:space="preserve"> PAGEREF _Toc182172871 \h </w:instrText>
            </w:r>
            <w:r>
              <w:rPr>
                <w:noProof/>
                <w:webHidden/>
              </w:rPr>
            </w:r>
            <w:r>
              <w:rPr>
                <w:noProof/>
                <w:webHidden/>
              </w:rPr>
              <w:fldChar w:fldCharType="separate"/>
            </w:r>
            <w:r w:rsidR="00F32E00">
              <w:rPr>
                <w:noProof/>
                <w:webHidden/>
              </w:rPr>
              <w:t>36</w:t>
            </w:r>
            <w:r>
              <w:rPr>
                <w:noProof/>
                <w:webHidden/>
              </w:rPr>
              <w:fldChar w:fldCharType="end"/>
            </w:r>
          </w:hyperlink>
        </w:p>
        <w:p w14:paraId="068B3BF3" w14:textId="426935DE"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2" w:history="1">
            <w:r w:rsidRPr="00902C50">
              <w:rPr>
                <w:rStyle w:val="Hiperligao"/>
                <w:noProof/>
                <w:lang w:val="en-US"/>
              </w:rPr>
              <w:t>4.2.4.</w:t>
            </w:r>
            <w:r>
              <w:rPr>
                <w:rFonts w:eastAsiaTheme="minorEastAsia"/>
                <w:noProof/>
                <w:color w:val="auto"/>
                <w:kern w:val="2"/>
                <w:sz w:val="24"/>
                <w:szCs w:val="24"/>
                <w:lang w:val="en-GB" w:eastAsia="en-GB"/>
                <w14:ligatures w14:val="standardContextual"/>
              </w:rPr>
              <w:tab/>
            </w:r>
            <w:r w:rsidRPr="00902C50">
              <w:rPr>
                <w:rStyle w:val="Hiperligao"/>
                <w:noProof/>
                <w:lang w:val="en-US"/>
              </w:rPr>
              <w:t>Co-Producer</w:t>
            </w:r>
            <w:r>
              <w:rPr>
                <w:noProof/>
                <w:webHidden/>
              </w:rPr>
              <w:tab/>
            </w:r>
            <w:r>
              <w:rPr>
                <w:noProof/>
                <w:webHidden/>
              </w:rPr>
              <w:fldChar w:fldCharType="begin"/>
            </w:r>
            <w:r>
              <w:rPr>
                <w:noProof/>
                <w:webHidden/>
              </w:rPr>
              <w:instrText xml:space="preserve"> PAGEREF _Toc182172872 \h </w:instrText>
            </w:r>
            <w:r>
              <w:rPr>
                <w:noProof/>
                <w:webHidden/>
              </w:rPr>
            </w:r>
            <w:r>
              <w:rPr>
                <w:noProof/>
                <w:webHidden/>
              </w:rPr>
              <w:fldChar w:fldCharType="separate"/>
            </w:r>
            <w:r w:rsidR="00F32E00">
              <w:rPr>
                <w:noProof/>
                <w:webHidden/>
              </w:rPr>
              <w:t>37</w:t>
            </w:r>
            <w:r>
              <w:rPr>
                <w:noProof/>
                <w:webHidden/>
              </w:rPr>
              <w:fldChar w:fldCharType="end"/>
            </w:r>
          </w:hyperlink>
        </w:p>
        <w:p w14:paraId="26878EA1" w14:textId="2F7A6B4C"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3" w:history="1">
            <w:r w:rsidRPr="00902C50">
              <w:rPr>
                <w:rStyle w:val="Hiperligao"/>
                <w:noProof/>
              </w:rPr>
              <w:t>4.2.5.</w:t>
            </w:r>
            <w:r>
              <w:rPr>
                <w:rFonts w:eastAsiaTheme="minorEastAsia"/>
                <w:noProof/>
                <w:color w:val="auto"/>
                <w:kern w:val="2"/>
                <w:sz w:val="24"/>
                <w:szCs w:val="24"/>
                <w:lang w:val="en-GB" w:eastAsia="en-GB"/>
                <w14:ligatures w14:val="standardContextual"/>
              </w:rPr>
              <w:tab/>
            </w:r>
            <w:r w:rsidRPr="00902C50">
              <w:rPr>
                <w:rStyle w:val="Hiperligao"/>
                <w:noProof/>
              </w:rPr>
              <w:t>AMAP Administrator</w:t>
            </w:r>
            <w:r>
              <w:rPr>
                <w:noProof/>
                <w:webHidden/>
              </w:rPr>
              <w:tab/>
            </w:r>
            <w:r>
              <w:rPr>
                <w:noProof/>
                <w:webHidden/>
              </w:rPr>
              <w:fldChar w:fldCharType="begin"/>
            </w:r>
            <w:r>
              <w:rPr>
                <w:noProof/>
                <w:webHidden/>
              </w:rPr>
              <w:instrText xml:space="preserve"> PAGEREF _Toc182172873 \h </w:instrText>
            </w:r>
            <w:r>
              <w:rPr>
                <w:noProof/>
                <w:webHidden/>
              </w:rPr>
            </w:r>
            <w:r>
              <w:rPr>
                <w:noProof/>
                <w:webHidden/>
              </w:rPr>
              <w:fldChar w:fldCharType="separate"/>
            </w:r>
            <w:r w:rsidR="00F32E00">
              <w:rPr>
                <w:noProof/>
                <w:webHidden/>
              </w:rPr>
              <w:t>37</w:t>
            </w:r>
            <w:r>
              <w:rPr>
                <w:noProof/>
                <w:webHidden/>
              </w:rPr>
              <w:fldChar w:fldCharType="end"/>
            </w:r>
          </w:hyperlink>
        </w:p>
        <w:p w14:paraId="3977768D" w14:textId="092B588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74" w:history="1">
            <w:r w:rsidRPr="00902C50">
              <w:rPr>
                <w:rStyle w:val="Hiperligao"/>
                <w:noProof/>
                <w:lang w:val="en-US"/>
              </w:rPr>
              <w:t>4.3.</w:t>
            </w:r>
            <w:r>
              <w:rPr>
                <w:rFonts w:eastAsiaTheme="minorEastAsia"/>
                <w:noProof/>
                <w:color w:val="auto"/>
                <w:kern w:val="2"/>
                <w:sz w:val="24"/>
                <w:szCs w:val="24"/>
                <w:lang w:val="en-GB" w:eastAsia="en-GB"/>
                <w14:ligatures w14:val="standardContextual"/>
              </w:rPr>
              <w:tab/>
            </w:r>
            <w:r w:rsidRPr="00902C50">
              <w:rPr>
                <w:rStyle w:val="Hiperligao"/>
                <w:noProof/>
                <w:lang w:val="en-US"/>
              </w:rPr>
              <w:t>Reports</w:t>
            </w:r>
            <w:r>
              <w:rPr>
                <w:noProof/>
                <w:webHidden/>
              </w:rPr>
              <w:tab/>
            </w:r>
            <w:r>
              <w:rPr>
                <w:noProof/>
                <w:webHidden/>
              </w:rPr>
              <w:fldChar w:fldCharType="begin"/>
            </w:r>
            <w:r>
              <w:rPr>
                <w:noProof/>
                <w:webHidden/>
              </w:rPr>
              <w:instrText xml:space="preserve"> PAGEREF _Toc182172874 \h </w:instrText>
            </w:r>
            <w:r>
              <w:rPr>
                <w:noProof/>
                <w:webHidden/>
              </w:rPr>
            </w:r>
            <w:r>
              <w:rPr>
                <w:noProof/>
                <w:webHidden/>
              </w:rPr>
              <w:fldChar w:fldCharType="separate"/>
            </w:r>
            <w:r w:rsidR="00F32E00">
              <w:rPr>
                <w:noProof/>
                <w:webHidden/>
              </w:rPr>
              <w:t>37</w:t>
            </w:r>
            <w:r>
              <w:rPr>
                <w:noProof/>
                <w:webHidden/>
              </w:rPr>
              <w:fldChar w:fldCharType="end"/>
            </w:r>
          </w:hyperlink>
        </w:p>
        <w:p w14:paraId="370BE4AD" w14:textId="5285D344"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5" w:history="1">
            <w:r w:rsidRPr="00902C50">
              <w:rPr>
                <w:rStyle w:val="Hiperligao"/>
                <w:noProof/>
              </w:rPr>
              <w:t>4.3.1.</w:t>
            </w:r>
            <w:r>
              <w:rPr>
                <w:rFonts w:eastAsiaTheme="minorEastAsia"/>
                <w:noProof/>
                <w:color w:val="auto"/>
                <w:kern w:val="2"/>
                <w:sz w:val="24"/>
                <w:szCs w:val="24"/>
                <w:lang w:val="en-GB" w:eastAsia="en-GB"/>
                <w14:ligatures w14:val="standardContextual"/>
              </w:rPr>
              <w:tab/>
            </w:r>
            <w:r w:rsidRPr="00902C50">
              <w:rPr>
                <w:rStyle w:val="Hiperligao"/>
                <w:noProof/>
              </w:rPr>
              <w:t>Subscription and Payment Report</w:t>
            </w:r>
            <w:r>
              <w:rPr>
                <w:noProof/>
                <w:webHidden/>
              </w:rPr>
              <w:tab/>
            </w:r>
            <w:r>
              <w:rPr>
                <w:noProof/>
                <w:webHidden/>
              </w:rPr>
              <w:fldChar w:fldCharType="begin"/>
            </w:r>
            <w:r>
              <w:rPr>
                <w:noProof/>
                <w:webHidden/>
              </w:rPr>
              <w:instrText xml:space="preserve"> PAGEREF _Toc182172875 \h </w:instrText>
            </w:r>
            <w:r>
              <w:rPr>
                <w:noProof/>
                <w:webHidden/>
              </w:rPr>
            </w:r>
            <w:r>
              <w:rPr>
                <w:noProof/>
                <w:webHidden/>
              </w:rPr>
              <w:fldChar w:fldCharType="separate"/>
            </w:r>
            <w:r w:rsidR="00F32E00">
              <w:rPr>
                <w:noProof/>
                <w:webHidden/>
              </w:rPr>
              <w:t>37</w:t>
            </w:r>
            <w:r>
              <w:rPr>
                <w:noProof/>
                <w:webHidden/>
              </w:rPr>
              <w:fldChar w:fldCharType="end"/>
            </w:r>
          </w:hyperlink>
        </w:p>
        <w:p w14:paraId="5E509870" w14:textId="62C793D0"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6" w:history="1">
            <w:r w:rsidRPr="00902C50">
              <w:rPr>
                <w:rStyle w:val="Hiperligao"/>
                <w:noProof/>
              </w:rPr>
              <w:t>4.3.2.</w:t>
            </w:r>
            <w:r>
              <w:rPr>
                <w:rFonts w:eastAsiaTheme="minorEastAsia"/>
                <w:noProof/>
                <w:color w:val="auto"/>
                <w:kern w:val="2"/>
                <w:sz w:val="24"/>
                <w:szCs w:val="24"/>
                <w:lang w:val="en-GB" w:eastAsia="en-GB"/>
                <w14:ligatures w14:val="standardContextual"/>
              </w:rPr>
              <w:tab/>
            </w:r>
            <w:r w:rsidRPr="00902C50">
              <w:rPr>
                <w:rStyle w:val="Hiperligao"/>
                <w:noProof/>
              </w:rPr>
              <w:t>Cycle statics reports</w:t>
            </w:r>
            <w:r>
              <w:rPr>
                <w:noProof/>
                <w:webHidden/>
              </w:rPr>
              <w:tab/>
            </w:r>
            <w:r>
              <w:rPr>
                <w:noProof/>
                <w:webHidden/>
              </w:rPr>
              <w:fldChar w:fldCharType="begin"/>
            </w:r>
            <w:r>
              <w:rPr>
                <w:noProof/>
                <w:webHidden/>
              </w:rPr>
              <w:instrText xml:space="preserve"> PAGEREF _Toc182172876 \h </w:instrText>
            </w:r>
            <w:r>
              <w:rPr>
                <w:noProof/>
                <w:webHidden/>
              </w:rPr>
            </w:r>
            <w:r>
              <w:rPr>
                <w:noProof/>
                <w:webHidden/>
              </w:rPr>
              <w:fldChar w:fldCharType="separate"/>
            </w:r>
            <w:r w:rsidR="00F32E00">
              <w:rPr>
                <w:noProof/>
                <w:webHidden/>
              </w:rPr>
              <w:t>38</w:t>
            </w:r>
            <w:r>
              <w:rPr>
                <w:noProof/>
                <w:webHidden/>
              </w:rPr>
              <w:fldChar w:fldCharType="end"/>
            </w:r>
          </w:hyperlink>
        </w:p>
        <w:p w14:paraId="54F4E77D" w14:textId="19199A2D"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7" w:history="1">
            <w:r w:rsidRPr="00902C50">
              <w:rPr>
                <w:rStyle w:val="Hiperligao"/>
                <w:noProof/>
              </w:rPr>
              <w:t>4.3.3.</w:t>
            </w:r>
            <w:r>
              <w:rPr>
                <w:rFonts w:eastAsiaTheme="minorEastAsia"/>
                <w:noProof/>
                <w:color w:val="auto"/>
                <w:kern w:val="2"/>
                <w:sz w:val="24"/>
                <w:szCs w:val="24"/>
                <w:lang w:val="en-GB" w:eastAsia="en-GB"/>
                <w14:ligatures w14:val="standardContextual"/>
              </w:rPr>
              <w:tab/>
            </w:r>
            <w:r w:rsidRPr="00902C50">
              <w:rPr>
                <w:rStyle w:val="Hiperligao"/>
                <w:noProof/>
              </w:rPr>
              <w:t>Co-Producer purchase history</w:t>
            </w:r>
            <w:r>
              <w:rPr>
                <w:noProof/>
                <w:webHidden/>
              </w:rPr>
              <w:tab/>
            </w:r>
            <w:r>
              <w:rPr>
                <w:noProof/>
                <w:webHidden/>
              </w:rPr>
              <w:fldChar w:fldCharType="begin"/>
            </w:r>
            <w:r>
              <w:rPr>
                <w:noProof/>
                <w:webHidden/>
              </w:rPr>
              <w:instrText xml:space="preserve"> PAGEREF _Toc182172877 \h </w:instrText>
            </w:r>
            <w:r>
              <w:rPr>
                <w:noProof/>
                <w:webHidden/>
              </w:rPr>
            </w:r>
            <w:r>
              <w:rPr>
                <w:noProof/>
                <w:webHidden/>
              </w:rPr>
              <w:fldChar w:fldCharType="separate"/>
            </w:r>
            <w:r w:rsidR="00F32E00">
              <w:rPr>
                <w:noProof/>
                <w:webHidden/>
              </w:rPr>
              <w:t>38</w:t>
            </w:r>
            <w:r>
              <w:rPr>
                <w:noProof/>
                <w:webHidden/>
              </w:rPr>
              <w:fldChar w:fldCharType="end"/>
            </w:r>
          </w:hyperlink>
        </w:p>
        <w:p w14:paraId="52618857" w14:textId="55B7685C"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78" w:history="1">
            <w:r w:rsidRPr="00902C50">
              <w:rPr>
                <w:rStyle w:val="Hiperligao"/>
                <w:noProof/>
                <w:lang w:val="en-US"/>
              </w:rPr>
              <w:t>5.</w:t>
            </w:r>
            <w:r>
              <w:rPr>
                <w:rFonts w:eastAsiaTheme="minorEastAsia"/>
                <w:noProof/>
                <w:color w:val="auto"/>
                <w:kern w:val="2"/>
                <w:sz w:val="24"/>
                <w:szCs w:val="24"/>
                <w:lang w:val="en-GB" w:eastAsia="en-GB"/>
                <w14:ligatures w14:val="standardContextual"/>
              </w:rPr>
              <w:tab/>
            </w:r>
            <w:r w:rsidRPr="00902C50">
              <w:rPr>
                <w:rStyle w:val="Hiperligao"/>
                <w:noProof/>
              </w:rPr>
              <w:t>Domain model</w:t>
            </w:r>
            <w:r>
              <w:rPr>
                <w:noProof/>
                <w:webHidden/>
              </w:rPr>
              <w:tab/>
            </w:r>
            <w:r>
              <w:rPr>
                <w:noProof/>
                <w:webHidden/>
              </w:rPr>
              <w:fldChar w:fldCharType="begin"/>
            </w:r>
            <w:r>
              <w:rPr>
                <w:noProof/>
                <w:webHidden/>
              </w:rPr>
              <w:instrText xml:space="preserve"> PAGEREF _Toc182172878 \h </w:instrText>
            </w:r>
            <w:r>
              <w:rPr>
                <w:noProof/>
                <w:webHidden/>
              </w:rPr>
            </w:r>
            <w:r>
              <w:rPr>
                <w:noProof/>
                <w:webHidden/>
              </w:rPr>
              <w:fldChar w:fldCharType="separate"/>
            </w:r>
            <w:r w:rsidR="00F32E00">
              <w:rPr>
                <w:noProof/>
                <w:webHidden/>
              </w:rPr>
              <w:t>39</w:t>
            </w:r>
            <w:r>
              <w:rPr>
                <w:noProof/>
                <w:webHidden/>
              </w:rPr>
              <w:fldChar w:fldCharType="end"/>
            </w:r>
          </w:hyperlink>
        </w:p>
        <w:p w14:paraId="02B85AF5" w14:textId="33DE851A"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79" w:history="1">
            <w:r w:rsidRPr="00902C50">
              <w:rPr>
                <w:rStyle w:val="Hiperligao"/>
                <w:noProof/>
              </w:rPr>
              <w:t>5.1.</w:t>
            </w:r>
            <w:r>
              <w:rPr>
                <w:rFonts w:eastAsiaTheme="minorEastAsia"/>
                <w:noProof/>
                <w:color w:val="auto"/>
                <w:kern w:val="2"/>
                <w:sz w:val="24"/>
                <w:szCs w:val="24"/>
                <w:lang w:val="en-GB" w:eastAsia="en-GB"/>
                <w14:ligatures w14:val="standardContextual"/>
              </w:rPr>
              <w:tab/>
            </w:r>
            <w:r w:rsidRPr="00902C50">
              <w:rPr>
                <w:rStyle w:val="Hiperligao"/>
                <w:noProof/>
              </w:rPr>
              <w:t>Domain model overview</w:t>
            </w:r>
            <w:r>
              <w:rPr>
                <w:noProof/>
                <w:webHidden/>
              </w:rPr>
              <w:tab/>
            </w:r>
            <w:r>
              <w:rPr>
                <w:noProof/>
                <w:webHidden/>
              </w:rPr>
              <w:fldChar w:fldCharType="begin"/>
            </w:r>
            <w:r>
              <w:rPr>
                <w:noProof/>
                <w:webHidden/>
              </w:rPr>
              <w:instrText xml:space="preserve"> PAGEREF _Toc182172879 \h </w:instrText>
            </w:r>
            <w:r>
              <w:rPr>
                <w:noProof/>
                <w:webHidden/>
              </w:rPr>
            </w:r>
            <w:r>
              <w:rPr>
                <w:noProof/>
                <w:webHidden/>
              </w:rPr>
              <w:fldChar w:fldCharType="separate"/>
            </w:r>
            <w:r w:rsidR="00F32E00">
              <w:rPr>
                <w:noProof/>
                <w:webHidden/>
              </w:rPr>
              <w:t>39</w:t>
            </w:r>
            <w:r>
              <w:rPr>
                <w:noProof/>
                <w:webHidden/>
              </w:rPr>
              <w:fldChar w:fldCharType="end"/>
            </w:r>
          </w:hyperlink>
        </w:p>
        <w:p w14:paraId="75862B50" w14:textId="25CB3C18"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0" w:history="1">
            <w:r w:rsidRPr="00902C50">
              <w:rPr>
                <w:rStyle w:val="Hiperligao"/>
                <w:noProof/>
                <w:lang w:val="en-US"/>
              </w:rPr>
              <w:t>5.2.</w:t>
            </w:r>
            <w:r>
              <w:rPr>
                <w:rFonts w:eastAsiaTheme="minorEastAsia"/>
                <w:noProof/>
                <w:color w:val="auto"/>
                <w:kern w:val="2"/>
                <w:sz w:val="24"/>
                <w:szCs w:val="24"/>
                <w:lang w:val="en-GB" w:eastAsia="en-GB"/>
                <w14:ligatures w14:val="standardContextual"/>
              </w:rPr>
              <w:tab/>
            </w:r>
            <w:r w:rsidRPr="00902C50">
              <w:rPr>
                <w:rStyle w:val="Hiperligao"/>
                <w:noProof/>
                <w:lang w:val="en-US"/>
              </w:rPr>
              <w:t>User Management Context</w:t>
            </w:r>
            <w:r>
              <w:rPr>
                <w:noProof/>
                <w:webHidden/>
              </w:rPr>
              <w:tab/>
            </w:r>
            <w:r>
              <w:rPr>
                <w:noProof/>
                <w:webHidden/>
              </w:rPr>
              <w:fldChar w:fldCharType="begin"/>
            </w:r>
            <w:r>
              <w:rPr>
                <w:noProof/>
                <w:webHidden/>
              </w:rPr>
              <w:instrText xml:space="preserve"> PAGEREF _Toc182172880 \h </w:instrText>
            </w:r>
            <w:r>
              <w:rPr>
                <w:noProof/>
                <w:webHidden/>
              </w:rPr>
            </w:r>
            <w:r>
              <w:rPr>
                <w:noProof/>
                <w:webHidden/>
              </w:rPr>
              <w:fldChar w:fldCharType="separate"/>
            </w:r>
            <w:r w:rsidR="00F32E00">
              <w:rPr>
                <w:noProof/>
                <w:webHidden/>
              </w:rPr>
              <w:t>40</w:t>
            </w:r>
            <w:r>
              <w:rPr>
                <w:noProof/>
                <w:webHidden/>
              </w:rPr>
              <w:fldChar w:fldCharType="end"/>
            </w:r>
          </w:hyperlink>
        </w:p>
        <w:p w14:paraId="373892C1" w14:textId="5BBAD312"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1" w:history="1">
            <w:r w:rsidRPr="00902C50">
              <w:rPr>
                <w:rStyle w:val="Hiperligao"/>
                <w:noProof/>
                <w:lang w:val="en-US"/>
              </w:rPr>
              <w:t>5.3.</w:t>
            </w:r>
            <w:r>
              <w:rPr>
                <w:rFonts w:eastAsiaTheme="minorEastAsia"/>
                <w:noProof/>
                <w:color w:val="auto"/>
                <w:kern w:val="2"/>
                <w:sz w:val="24"/>
                <w:szCs w:val="24"/>
                <w:lang w:val="en-GB" w:eastAsia="en-GB"/>
                <w14:ligatures w14:val="standardContextual"/>
              </w:rPr>
              <w:tab/>
            </w:r>
            <w:r w:rsidRPr="00902C50">
              <w:rPr>
                <w:rStyle w:val="Hiperligao"/>
                <w:noProof/>
              </w:rPr>
              <w:t>Product Management Context</w:t>
            </w:r>
            <w:r>
              <w:rPr>
                <w:noProof/>
                <w:webHidden/>
              </w:rPr>
              <w:tab/>
            </w:r>
            <w:r>
              <w:rPr>
                <w:noProof/>
                <w:webHidden/>
              </w:rPr>
              <w:fldChar w:fldCharType="begin"/>
            </w:r>
            <w:r>
              <w:rPr>
                <w:noProof/>
                <w:webHidden/>
              </w:rPr>
              <w:instrText xml:space="preserve"> PAGEREF _Toc182172881 \h </w:instrText>
            </w:r>
            <w:r>
              <w:rPr>
                <w:noProof/>
                <w:webHidden/>
              </w:rPr>
            </w:r>
            <w:r>
              <w:rPr>
                <w:noProof/>
                <w:webHidden/>
              </w:rPr>
              <w:fldChar w:fldCharType="separate"/>
            </w:r>
            <w:r w:rsidR="00F32E00">
              <w:rPr>
                <w:noProof/>
                <w:webHidden/>
              </w:rPr>
              <w:t>40</w:t>
            </w:r>
            <w:r>
              <w:rPr>
                <w:noProof/>
                <w:webHidden/>
              </w:rPr>
              <w:fldChar w:fldCharType="end"/>
            </w:r>
          </w:hyperlink>
        </w:p>
        <w:p w14:paraId="1062B5E1" w14:textId="1FEBA2C6"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2" w:history="1">
            <w:r w:rsidRPr="00902C50">
              <w:rPr>
                <w:rStyle w:val="Hiperligao"/>
                <w:noProof/>
                <w:lang w:val="en-US"/>
              </w:rPr>
              <w:t>5.4.</w:t>
            </w:r>
            <w:r>
              <w:rPr>
                <w:rFonts w:eastAsiaTheme="minorEastAsia"/>
                <w:noProof/>
                <w:color w:val="auto"/>
                <w:kern w:val="2"/>
                <w:sz w:val="24"/>
                <w:szCs w:val="24"/>
                <w:lang w:val="en-GB" w:eastAsia="en-GB"/>
                <w14:ligatures w14:val="standardContextual"/>
              </w:rPr>
              <w:tab/>
            </w:r>
            <w:r w:rsidRPr="00902C50">
              <w:rPr>
                <w:rStyle w:val="Hiperligao"/>
                <w:noProof/>
              </w:rPr>
              <w:t>Order Management Context</w:t>
            </w:r>
            <w:r>
              <w:rPr>
                <w:noProof/>
                <w:webHidden/>
              </w:rPr>
              <w:tab/>
            </w:r>
            <w:r>
              <w:rPr>
                <w:noProof/>
                <w:webHidden/>
              </w:rPr>
              <w:fldChar w:fldCharType="begin"/>
            </w:r>
            <w:r>
              <w:rPr>
                <w:noProof/>
                <w:webHidden/>
              </w:rPr>
              <w:instrText xml:space="preserve"> PAGEREF _Toc182172882 \h </w:instrText>
            </w:r>
            <w:r>
              <w:rPr>
                <w:noProof/>
                <w:webHidden/>
              </w:rPr>
            </w:r>
            <w:r>
              <w:rPr>
                <w:noProof/>
                <w:webHidden/>
              </w:rPr>
              <w:fldChar w:fldCharType="separate"/>
            </w:r>
            <w:r w:rsidR="00F32E00">
              <w:rPr>
                <w:noProof/>
                <w:webHidden/>
              </w:rPr>
              <w:t>40</w:t>
            </w:r>
            <w:r>
              <w:rPr>
                <w:noProof/>
                <w:webHidden/>
              </w:rPr>
              <w:fldChar w:fldCharType="end"/>
            </w:r>
          </w:hyperlink>
        </w:p>
        <w:p w14:paraId="35E84252" w14:textId="280BFE65"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3" w:history="1">
            <w:r w:rsidRPr="00902C50">
              <w:rPr>
                <w:rStyle w:val="Hiperligao"/>
                <w:noProof/>
                <w:lang w:val="en-US"/>
              </w:rPr>
              <w:t>5.5.</w:t>
            </w:r>
            <w:r>
              <w:rPr>
                <w:rFonts w:eastAsiaTheme="minorEastAsia"/>
                <w:noProof/>
                <w:color w:val="auto"/>
                <w:kern w:val="2"/>
                <w:sz w:val="24"/>
                <w:szCs w:val="24"/>
                <w:lang w:val="en-GB" w:eastAsia="en-GB"/>
                <w14:ligatures w14:val="standardContextual"/>
              </w:rPr>
              <w:tab/>
            </w:r>
            <w:r w:rsidRPr="00902C50">
              <w:rPr>
                <w:rStyle w:val="Hiperligao"/>
                <w:noProof/>
              </w:rPr>
              <w:t>Subscription Management Context</w:t>
            </w:r>
            <w:r>
              <w:rPr>
                <w:noProof/>
                <w:webHidden/>
              </w:rPr>
              <w:tab/>
            </w:r>
            <w:r>
              <w:rPr>
                <w:noProof/>
                <w:webHidden/>
              </w:rPr>
              <w:fldChar w:fldCharType="begin"/>
            </w:r>
            <w:r>
              <w:rPr>
                <w:noProof/>
                <w:webHidden/>
              </w:rPr>
              <w:instrText xml:space="preserve"> PAGEREF _Toc182172883 \h </w:instrText>
            </w:r>
            <w:r>
              <w:rPr>
                <w:noProof/>
                <w:webHidden/>
              </w:rPr>
            </w:r>
            <w:r>
              <w:rPr>
                <w:noProof/>
                <w:webHidden/>
              </w:rPr>
              <w:fldChar w:fldCharType="separate"/>
            </w:r>
            <w:r w:rsidR="00F32E00">
              <w:rPr>
                <w:noProof/>
                <w:webHidden/>
              </w:rPr>
              <w:t>40</w:t>
            </w:r>
            <w:r>
              <w:rPr>
                <w:noProof/>
                <w:webHidden/>
              </w:rPr>
              <w:fldChar w:fldCharType="end"/>
            </w:r>
          </w:hyperlink>
        </w:p>
        <w:p w14:paraId="2A450581" w14:textId="6756E796"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4" w:history="1">
            <w:r w:rsidRPr="00902C50">
              <w:rPr>
                <w:rStyle w:val="Hiperligao"/>
                <w:noProof/>
                <w:lang w:val="en-US"/>
              </w:rPr>
              <w:t>5.6.</w:t>
            </w:r>
            <w:r>
              <w:rPr>
                <w:rFonts w:eastAsiaTheme="minorEastAsia"/>
                <w:noProof/>
                <w:color w:val="auto"/>
                <w:kern w:val="2"/>
                <w:sz w:val="24"/>
                <w:szCs w:val="24"/>
                <w:lang w:val="en-GB" w:eastAsia="en-GB"/>
                <w14:ligatures w14:val="standardContextual"/>
              </w:rPr>
              <w:tab/>
            </w:r>
            <w:r w:rsidRPr="00902C50">
              <w:rPr>
                <w:rStyle w:val="Hiperligao"/>
                <w:noProof/>
                <w:lang w:val="en-US"/>
              </w:rPr>
              <w:t>Relationships</w:t>
            </w:r>
            <w:r>
              <w:rPr>
                <w:noProof/>
                <w:webHidden/>
              </w:rPr>
              <w:tab/>
            </w:r>
            <w:r>
              <w:rPr>
                <w:noProof/>
                <w:webHidden/>
              </w:rPr>
              <w:fldChar w:fldCharType="begin"/>
            </w:r>
            <w:r>
              <w:rPr>
                <w:noProof/>
                <w:webHidden/>
              </w:rPr>
              <w:instrText xml:space="preserve"> PAGEREF _Toc182172884 \h </w:instrText>
            </w:r>
            <w:r>
              <w:rPr>
                <w:noProof/>
                <w:webHidden/>
              </w:rPr>
            </w:r>
            <w:r>
              <w:rPr>
                <w:noProof/>
                <w:webHidden/>
              </w:rPr>
              <w:fldChar w:fldCharType="separate"/>
            </w:r>
            <w:r w:rsidR="00F32E00">
              <w:rPr>
                <w:noProof/>
                <w:webHidden/>
              </w:rPr>
              <w:t>41</w:t>
            </w:r>
            <w:r>
              <w:rPr>
                <w:noProof/>
                <w:webHidden/>
              </w:rPr>
              <w:fldChar w:fldCharType="end"/>
            </w:r>
          </w:hyperlink>
        </w:p>
        <w:p w14:paraId="34F0E4CE" w14:textId="5FFE6E8F"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85" w:history="1">
            <w:r w:rsidRPr="00902C50">
              <w:rPr>
                <w:rStyle w:val="Hiperligao"/>
                <w:noProof/>
                <w:lang w:val="en-US"/>
              </w:rPr>
              <w:t>6.</w:t>
            </w:r>
            <w:r>
              <w:rPr>
                <w:rFonts w:eastAsiaTheme="minorEastAsia"/>
                <w:noProof/>
                <w:color w:val="auto"/>
                <w:kern w:val="2"/>
                <w:sz w:val="24"/>
                <w:szCs w:val="24"/>
                <w:lang w:val="en-GB" w:eastAsia="en-GB"/>
                <w14:ligatures w14:val="standardContextual"/>
              </w:rPr>
              <w:tab/>
            </w:r>
            <w:r w:rsidRPr="00902C50">
              <w:rPr>
                <w:rStyle w:val="Hiperligao"/>
                <w:noProof/>
                <w:lang w:val="en-US"/>
              </w:rPr>
              <w:t>External interface requirements</w:t>
            </w:r>
            <w:r>
              <w:rPr>
                <w:noProof/>
                <w:webHidden/>
              </w:rPr>
              <w:tab/>
            </w:r>
            <w:r>
              <w:rPr>
                <w:noProof/>
                <w:webHidden/>
              </w:rPr>
              <w:fldChar w:fldCharType="begin"/>
            </w:r>
            <w:r>
              <w:rPr>
                <w:noProof/>
                <w:webHidden/>
              </w:rPr>
              <w:instrText xml:space="preserve"> PAGEREF _Toc182172885 \h </w:instrText>
            </w:r>
            <w:r>
              <w:rPr>
                <w:noProof/>
                <w:webHidden/>
              </w:rPr>
            </w:r>
            <w:r>
              <w:rPr>
                <w:noProof/>
                <w:webHidden/>
              </w:rPr>
              <w:fldChar w:fldCharType="separate"/>
            </w:r>
            <w:r w:rsidR="00F32E00">
              <w:rPr>
                <w:noProof/>
                <w:webHidden/>
              </w:rPr>
              <w:t>42</w:t>
            </w:r>
            <w:r>
              <w:rPr>
                <w:noProof/>
                <w:webHidden/>
              </w:rPr>
              <w:fldChar w:fldCharType="end"/>
            </w:r>
          </w:hyperlink>
        </w:p>
        <w:p w14:paraId="18867C7E" w14:textId="571D294B"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6" w:history="1">
            <w:r w:rsidRPr="00902C50">
              <w:rPr>
                <w:rStyle w:val="Hiperligao"/>
                <w:noProof/>
                <w:lang w:val="en-US"/>
              </w:rPr>
              <w:t>6.1.</w:t>
            </w:r>
            <w:r>
              <w:rPr>
                <w:rFonts w:eastAsiaTheme="minorEastAsia"/>
                <w:noProof/>
                <w:color w:val="auto"/>
                <w:kern w:val="2"/>
                <w:sz w:val="24"/>
                <w:szCs w:val="24"/>
                <w:lang w:val="en-GB" w:eastAsia="en-GB"/>
                <w14:ligatures w14:val="standardContextual"/>
              </w:rPr>
              <w:tab/>
            </w:r>
            <w:r w:rsidRPr="00902C50">
              <w:rPr>
                <w:rStyle w:val="Hiperligao"/>
                <w:noProof/>
                <w:lang w:val="en-US"/>
              </w:rPr>
              <w:t>User interfaces</w:t>
            </w:r>
            <w:r>
              <w:rPr>
                <w:noProof/>
                <w:webHidden/>
              </w:rPr>
              <w:tab/>
            </w:r>
            <w:r>
              <w:rPr>
                <w:noProof/>
                <w:webHidden/>
              </w:rPr>
              <w:fldChar w:fldCharType="begin"/>
            </w:r>
            <w:r>
              <w:rPr>
                <w:noProof/>
                <w:webHidden/>
              </w:rPr>
              <w:instrText xml:space="preserve"> PAGEREF _Toc182172886 \h </w:instrText>
            </w:r>
            <w:r>
              <w:rPr>
                <w:noProof/>
                <w:webHidden/>
              </w:rPr>
            </w:r>
            <w:r>
              <w:rPr>
                <w:noProof/>
                <w:webHidden/>
              </w:rPr>
              <w:fldChar w:fldCharType="separate"/>
            </w:r>
            <w:r w:rsidR="00F32E00">
              <w:rPr>
                <w:noProof/>
                <w:webHidden/>
              </w:rPr>
              <w:t>42</w:t>
            </w:r>
            <w:r>
              <w:rPr>
                <w:noProof/>
                <w:webHidden/>
              </w:rPr>
              <w:fldChar w:fldCharType="end"/>
            </w:r>
          </w:hyperlink>
        </w:p>
        <w:p w14:paraId="7A62B673" w14:textId="0ADD643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7" w:history="1">
            <w:r w:rsidRPr="00902C50">
              <w:rPr>
                <w:rStyle w:val="Hiperligao"/>
                <w:noProof/>
                <w:lang w:val="en-US"/>
              </w:rPr>
              <w:t>6.2.</w:t>
            </w:r>
            <w:r>
              <w:rPr>
                <w:rFonts w:eastAsiaTheme="minorEastAsia"/>
                <w:noProof/>
                <w:color w:val="auto"/>
                <w:kern w:val="2"/>
                <w:sz w:val="24"/>
                <w:szCs w:val="24"/>
                <w:lang w:val="en-GB" w:eastAsia="en-GB"/>
                <w14:ligatures w14:val="standardContextual"/>
              </w:rPr>
              <w:tab/>
            </w:r>
            <w:r w:rsidRPr="00902C50">
              <w:rPr>
                <w:rStyle w:val="Hiperligao"/>
                <w:noProof/>
                <w:lang w:val="en-US"/>
              </w:rPr>
              <w:t>Software interfaces</w:t>
            </w:r>
            <w:r>
              <w:rPr>
                <w:noProof/>
                <w:webHidden/>
              </w:rPr>
              <w:tab/>
            </w:r>
            <w:r>
              <w:rPr>
                <w:noProof/>
                <w:webHidden/>
              </w:rPr>
              <w:fldChar w:fldCharType="begin"/>
            </w:r>
            <w:r>
              <w:rPr>
                <w:noProof/>
                <w:webHidden/>
              </w:rPr>
              <w:instrText xml:space="preserve"> PAGEREF _Toc182172887 \h </w:instrText>
            </w:r>
            <w:r>
              <w:rPr>
                <w:noProof/>
                <w:webHidden/>
              </w:rPr>
            </w:r>
            <w:r>
              <w:rPr>
                <w:noProof/>
                <w:webHidden/>
              </w:rPr>
              <w:fldChar w:fldCharType="separate"/>
            </w:r>
            <w:r w:rsidR="00F32E00">
              <w:rPr>
                <w:noProof/>
                <w:webHidden/>
              </w:rPr>
              <w:t>43</w:t>
            </w:r>
            <w:r>
              <w:rPr>
                <w:noProof/>
                <w:webHidden/>
              </w:rPr>
              <w:fldChar w:fldCharType="end"/>
            </w:r>
          </w:hyperlink>
        </w:p>
        <w:p w14:paraId="37FE6153" w14:textId="43A3808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8" w:history="1">
            <w:r w:rsidRPr="00902C50">
              <w:rPr>
                <w:rStyle w:val="Hiperligao"/>
                <w:noProof/>
                <w:lang w:val="en-US"/>
              </w:rPr>
              <w:t>6.3.</w:t>
            </w:r>
            <w:r>
              <w:rPr>
                <w:rFonts w:eastAsiaTheme="minorEastAsia"/>
                <w:noProof/>
                <w:color w:val="auto"/>
                <w:kern w:val="2"/>
                <w:sz w:val="24"/>
                <w:szCs w:val="24"/>
                <w:lang w:val="en-GB" w:eastAsia="en-GB"/>
                <w14:ligatures w14:val="standardContextual"/>
              </w:rPr>
              <w:tab/>
            </w:r>
            <w:r w:rsidRPr="00902C50">
              <w:rPr>
                <w:rStyle w:val="Hiperligao"/>
                <w:noProof/>
                <w:lang w:val="en-US"/>
              </w:rPr>
              <w:t>Hardware interfaces</w:t>
            </w:r>
            <w:r>
              <w:rPr>
                <w:noProof/>
                <w:webHidden/>
              </w:rPr>
              <w:tab/>
            </w:r>
            <w:r>
              <w:rPr>
                <w:noProof/>
                <w:webHidden/>
              </w:rPr>
              <w:fldChar w:fldCharType="begin"/>
            </w:r>
            <w:r>
              <w:rPr>
                <w:noProof/>
                <w:webHidden/>
              </w:rPr>
              <w:instrText xml:space="preserve"> PAGEREF _Toc182172888 \h </w:instrText>
            </w:r>
            <w:r>
              <w:rPr>
                <w:noProof/>
                <w:webHidden/>
              </w:rPr>
            </w:r>
            <w:r>
              <w:rPr>
                <w:noProof/>
                <w:webHidden/>
              </w:rPr>
              <w:fldChar w:fldCharType="separate"/>
            </w:r>
            <w:r w:rsidR="00F32E00">
              <w:rPr>
                <w:noProof/>
                <w:webHidden/>
              </w:rPr>
              <w:t>43</w:t>
            </w:r>
            <w:r>
              <w:rPr>
                <w:noProof/>
                <w:webHidden/>
              </w:rPr>
              <w:fldChar w:fldCharType="end"/>
            </w:r>
          </w:hyperlink>
        </w:p>
        <w:p w14:paraId="34E87742" w14:textId="4B81777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9" w:history="1">
            <w:r w:rsidRPr="00902C50">
              <w:rPr>
                <w:rStyle w:val="Hiperligao"/>
                <w:noProof/>
                <w:lang w:val="en-US"/>
              </w:rPr>
              <w:t>6.4.</w:t>
            </w:r>
            <w:r>
              <w:rPr>
                <w:rFonts w:eastAsiaTheme="minorEastAsia"/>
                <w:noProof/>
                <w:color w:val="auto"/>
                <w:kern w:val="2"/>
                <w:sz w:val="24"/>
                <w:szCs w:val="24"/>
                <w:lang w:val="en-GB" w:eastAsia="en-GB"/>
                <w14:ligatures w14:val="standardContextual"/>
              </w:rPr>
              <w:tab/>
            </w:r>
            <w:r w:rsidRPr="00902C50">
              <w:rPr>
                <w:rStyle w:val="Hiperligao"/>
                <w:noProof/>
                <w:lang w:val="en-US"/>
              </w:rPr>
              <w:t>Communication interfaces</w:t>
            </w:r>
            <w:r>
              <w:rPr>
                <w:noProof/>
                <w:webHidden/>
              </w:rPr>
              <w:tab/>
            </w:r>
            <w:r>
              <w:rPr>
                <w:noProof/>
                <w:webHidden/>
              </w:rPr>
              <w:fldChar w:fldCharType="begin"/>
            </w:r>
            <w:r>
              <w:rPr>
                <w:noProof/>
                <w:webHidden/>
              </w:rPr>
              <w:instrText xml:space="preserve"> PAGEREF _Toc182172889 \h </w:instrText>
            </w:r>
            <w:r>
              <w:rPr>
                <w:noProof/>
                <w:webHidden/>
              </w:rPr>
            </w:r>
            <w:r>
              <w:rPr>
                <w:noProof/>
                <w:webHidden/>
              </w:rPr>
              <w:fldChar w:fldCharType="separate"/>
            </w:r>
            <w:r w:rsidR="00F32E00">
              <w:rPr>
                <w:noProof/>
                <w:webHidden/>
              </w:rPr>
              <w:t>43</w:t>
            </w:r>
            <w:r>
              <w:rPr>
                <w:noProof/>
                <w:webHidden/>
              </w:rPr>
              <w:fldChar w:fldCharType="end"/>
            </w:r>
          </w:hyperlink>
        </w:p>
        <w:p w14:paraId="5533EB1A" w14:textId="088B03FC"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90" w:history="1">
            <w:r w:rsidRPr="00902C50">
              <w:rPr>
                <w:rStyle w:val="Hiperligao"/>
                <w:noProof/>
                <w:lang w:val="en-US"/>
              </w:rPr>
              <w:t>7.</w:t>
            </w:r>
            <w:r>
              <w:rPr>
                <w:rFonts w:eastAsiaTheme="minorEastAsia"/>
                <w:noProof/>
                <w:color w:val="auto"/>
                <w:kern w:val="2"/>
                <w:sz w:val="24"/>
                <w:szCs w:val="24"/>
                <w:lang w:val="en-GB" w:eastAsia="en-GB"/>
                <w14:ligatures w14:val="standardContextual"/>
              </w:rPr>
              <w:tab/>
            </w:r>
            <w:r w:rsidRPr="00902C50">
              <w:rPr>
                <w:rStyle w:val="Hiperligao"/>
                <w:noProof/>
                <w:lang w:val="en-US"/>
              </w:rPr>
              <w:t>Quality attributes</w:t>
            </w:r>
            <w:r>
              <w:rPr>
                <w:noProof/>
                <w:webHidden/>
              </w:rPr>
              <w:tab/>
            </w:r>
            <w:r>
              <w:rPr>
                <w:noProof/>
                <w:webHidden/>
              </w:rPr>
              <w:fldChar w:fldCharType="begin"/>
            </w:r>
            <w:r>
              <w:rPr>
                <w:noProof/>
                <w:webHidden/>
              </w:rPr>
              <w:instrText xml:space="preserve"> PAGEREF _Toc182172890 \h </w:instrText>
            </w:r>
            <w:r>
              <w:rPr>
                <w:noProof/>
                <w:webHidden/>
              </w:rPr>
            </w:r>
            <w:r>
              <w:rPr>
                <w:noProof/>
                <w:webHidden/>
              </w:rPr>
              <w:fldChar w:fldCharType="separate"/>
            </w:r>
            <w:r w:rsidR="00F32E00">
              <w:rPr>
                <w:noProof/>
                <w:webHidden/>
              </w:rPr>
              <w:t>44</w:t>
            </w:r>
            <w:r>
              <w:rPr>
                <w:noProof/>
                <w:webHidden/>
              </w:rPr>
              <w:fldChar w:fldCharType="end"/>
            </w:r>
          </w:hyperlink>
        </w:p>
        <w:p w14:paraId="43CF3344" w14:textId="0DF90763"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1" w:history="1">
            <w:r w:rsidRPr="00902C50">
              <w:rPr>
                <w:rStyle w:val="Hiperligao"/>
                <w:noProof/>
                <w:lang w:val="en-US"/>
              </w:rPr>
              <w:t>7.1.</w:t>
            </w:r>
            <w:r>
              <w:rPr>
                <w:rFonts w:eastAsiaTheme="minorEastAsia"/>
                <w:noProof/>
                <w:color w:val="auto"/>
                <w:kern w:val="2"/>
                <w:sz w:val="24"/>
                <w:szCs w:val="24"/>
                <w:lang w:val="en-GB" w:eastAsia="en-GB"/>
                <w14:ligatures w14:val="standardContextual"/>
              </w:rPr>
              <w:tab/>
            </w:r>
            <w:r w:rsidRPr="00902C50">
              <w:rPr>
                <w:rStyle w:val="Hiperligao"/>
                <w:noProof/>
                <w:lang w:val="en-US"/>
              </w:rPr>
              <w:t>Usability</w:t>
            </w:r>
            <w:r>
              <w:rPr>
                <w:noProof/>
                <w:webHidden/>
              </w:rPr>
              <w:tab/>
            </w:r>
            <w:r>
              <w:rPr>
                <w:noProof/>
                <w:webHidden/>
              </w:rPr>
              <w:fldChar w:fldCharType="begin"/>
            </w:r>
            <w:r>
              <w:rPr>
                <w:noProof/>
                <w:webHidden/>
              </w:rPr>
              <w:instrText xml:space="preserve"> PAGEREF _Toc182172891 \h </w:instrText>
            </w:r>
            <w:r>
              <w:rPr>
                <w:noProof/>
                <w:webHidden/>
              </w:rPr>
            </w:r>
            <w:r>
              <w:rPr>
                <w:noProof/>
                <w:webHidden/>
              </w:rPr>
              <w:fldChar w:fldCharType="separate"/>
            </w:r>
            <w:r w:rsidR="00F32E00">
              <w:rPr>
                <w:noProof/>
                <w:webHidden/>
              </w:rPr>
              <w:t>44</w:t>
            </w:r>
            <w:r>
              <w:rPr>
                <w:noProof/>
                <w:webHidden/>
              </w:rPr>
              <w:fldChar w:fldCharType="end"/>
            </w:r>
          </w:hyperlink>
        </w:p>
        <w:p w14:paraId="7EEE83FA" w14:textId="19B25BD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2" w:history="1">
            <w:r w:rsidRPr="00902C50">
              <w:rPr>
                <w:rStyle w:val="Hiperligao"/>
                <w:noProof/>
                <w:lang w:val="en-US"/>
              </w:rPr>
              <w:t>7.2.</w:t>
            </w:r>
            <w:r>
              <w:rPr>
                <w:rFonts w:eastAsiaTheme="minorEastAsia"/>
                <w:noProof/>
                <w:color w:val="auto"/>
                <w:kern w:val="2"/>
                <w:sz w:val="24"/>
                <w:szCs w:val="24"/>
                <w:lang w:val="en-GB" w:eastAsia="en-GB"/>
                <w14:ligatures w14:val="standardContextual"/>
              </w:rPr>
              <w:tab/>
            </w:r>
            <w:r w:rsidRPr="00902C50">
              <w:rPr>
                <w:rStyle w:val="Hiperligao"/>
                <w:noProof/>
                <w:lang w:val="en-US"/>
              </w:rPr>
              <w:t>Performance</w:t>
            </w:r>
            <w:r>
              <w:rPr>
                <w:noProof/>
                <w:webHidden/>
              </w:rPr>
              <w:tab/>
            </w:r>
            <w:r>
              <w:rPr>
                <w:noProof/>
                <w:webHidden/>
              </w:rPr>
              <w:fldChar w:fldCharType="begin"/>
            </w:r>
            <w:r>
              <w:rPr>
                <w:noProof/>
                <w:webHidden/>
              </w:rPr>
              <w:instrText xml:space="preserve"> PAGEREF _Toc182172892 \h </w:instrText>
            </w:r>
            <w:r>
              <w:rPr>
                <w:noProof/>
                <w:webHidden/>
              </w:rPr>
            </w:r>
            <w:r>
              <w:rPr>
                <w:noProof/>
                <w:webHidden/>
              </w:rPr>
              <w:fldChar w:fldCharType="separate"/>
            </w:r>
            <w:r w:rsidR="00F32E00">
              <w:rPr>
                <w:noProof/>
                <w:webHidden/>
              </w:rPr>
              <w:t>44</w:t>
            </w:r>
            <w:r>
              <w:rPr>
                <w:noProof/>
                <w:webHidden/>
              </w:rPr>
              <w:fldChar w:fldCharType="end"/>
            </w:r>
          </w:hyperlink>
        </w:p>
        <w:p w14:paraId="1F4A0A94" w14:textId="018CE9E3"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3" w:history="1">
            <w:r w:rsidRPr="00902C50">
              <w:rPr>
                <w:rStyle w:val="Hiperligao"/>
                <w:noProof/>
                <w:lang w:val="en-US"/>
              </w:rPr>
              <w:t>7.3.</w:t>
            </w:r>
            <w:r>
              <w:rPr>
                <w:rFonts w:eastAsiaTheme="minorEastAsia"/>
                <w:noProof/>
                <w:color w:val="auto"/>
                <w:kern w:val="2"/>
                <w:sz w:val="24"/>
                <w:szCs w:val="24"/>
                <w:lang w:val="en-GB" w:eastAsia="en-GB"/>
                <w14:ligatures w14:val="standardContextual"/>
              </w:rPr>
              <w:tab/>
            </w:r>
            <w:r w:rsidRPr="00902C50">
              <w:rPr>
                <w:rStyle w:val="Hiperligao"/>
                <w:noProof/>
                <w:lang w:val="en-US"/>
              </w:rPr>
              <w:t>Security</w:t>
            </w:r>
            <w:r>
              <w:rPr>
                <w:noProof/>
                <w:webHidden/>
              </w:rPr>
              <w:tab/>
            </w:r>
            <w:r>
              <w:rPr>
                <w:noProof/>
                <w:webHidden/>
              </w:rPr>
              <w:fldChar w:fldCharType="begin"/>
            </w:r>
            <w:r>
              <w:rPr>
                <w:noProof/>
                <w:webHidden/>
              </w:rPr>
              <w:instrText xml:space="preserve"> PAGEREF _Toc182172893 \h </w:instrText>
            </w:r>
            <w:r>
              <w:rPr>
                <w:noProof/>
                <w:webHidden/>
              </w:rPr>
            </w:r>
            <w:r>
              <w:rPr>
                <w:noProof/>
                <w:webHidden/>
              </w:rPr>
              <w:fldChar w:fldCharType="separate"/>
            </w:r>
            <w:r w:rsidR="00F32E00">
              <w:rPr>
                <w:noProof/>
                <w:webHidden/>
              </w:rPr>
              <w:t>44</w:t>
            </w:r>
            <w:r>
              <w:rPr>
                <w:noProof/>
                <w:webHidden/>
              </w:rPr>
              <w:fldChar w:fldCharType="end"/>
            </w:r>
          </w:hyperlink>
        </w:p>
        <w:p w14:paraId="768493DF" w14:textId="7ED3740D"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4" w:history="1">
            <w:r w:rsidRPr="00902C50">
              <w:rPr>
                <w:rStyle w:val="Hiperligao"/>
                <w:noProof/>
                <w:lang w:val="en-US"/>
              </w:rPr>
              <w:t>7.4.</w:t>
            </w:r>
            <w:r>
              <w:rPr>
                <w:rFonts w:eastAsiaTheme="minorEastAsia"/>
                <w:noProof/>
                <w:color w:val="auto"/>
                <w:kern w:val="2"/>
                <w:sz w:val="24"/>
                <w:szCs w:val="24"/>
                <w:lang w:val="en-GB" w:eastAsia="en-GB"/>
                <w14:ligatures w14:val="standardContextual"/>
              </w:rPr>
              <w:tab/>
            </w:r>
            <w:r w:rsidRPr="00902C50">
              <w:rPr>
                <w:rStyle w:val="Hiperligao"/>
                <w:noProof/>
                <w:lang w:val="en-US"/>
              </w:rPr>
              <w:t>Safety</w:t>
            </w:r>
            <w:r>
              <w:rPr>
                <w:noProof/>
                <w:webHidden/>
              </w:rPr>
              <w:tab/>
            </w:r>
            <w:r>
              <w:rPr>
                <w:noProof/>
                <w:webHidden/>
              </w:rPr>
              <w:fldChar w:fldCharType="begin"/>
            </w:r>
            <w:r>
              <w:rPr>
                <w:noProof/>
                <w:webHidden/>
              </w:rPr>
              <w:instrText xml:space="preserve"> PAGEREF _Toc182172894 \h </w:instrText>
            </w:r>
            <w:r>
              <w:rPr>
                <w:noProof/>
                <w:webHidden/>
              </w:rPr>
            </w:r>
            <w:r>
              <w:rPr>
                <w:noProof/>
                <w:webHidden/>
              </w:rPr>
              <w:fldChar w:fldCharType="separate"/>
            </w:r>
            <w:r w:rsidR="00F32E00">
              <w:rPr>
                <w:noProof/>
                <w:webHidden/>
              </w:rPr>
              <w:t>44</w:t>
            </w:r>
            <w:r>
              <w:rPr>
                <w:noProof/>
                <w:webHidden/>
              </w:rPr>
              <w:fldChar w:fldCharType="end"/>
            </w:r>
          </w:hyperlink>
        </w:p>
        <w:p w14:paraId="5729D67C" w14:textId="63B469A3"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5" w:history="1">
            <w:r w:rsidRPr="00902C50">
              <w:rPr>
                <w:rStyle w:val="Hiperligao"/>
                <w:noProof/>
                <w:lang w:val="en-US"/>
              </w:rPr>
              <w:t>7.5.</w:t>
            </w:r>
            <w:r>
              <w:rPr>
                <w:rFonts w:eastAsiaTheme="minorEastAsia"/>
                <w:noProof/>
                <w:color w:val="auto"/>
                <w:kern w:val="2"/>
                <w:sz w:val="24"/>
                <w:szCs w:val="24"/>
                <w:lang w:val="en-GB" w:eastAsia="en-GB"/>
                <w14:ligatures w14:val="standardContextual"/>
              </w:rPr>
              <w:tab/>
            </w:r>
            <w:r w:rsidRPr="00902C50">
              <w:rPr>
                <w:rStyle w:val="Hiperligao"/>
                <w:noProof/>
                <w:lang w:val="en-US"/>
              </w:rPr>
              <w:t>Interoperability</w:t>
            </w:r>
            <w:r>
              <w:rPr>
                <w:noProof/>
                <w:webHidden/>
              </w:rPr>
              <w:tab/>
            </w:r>
            <w:r>
              <w:rPr>
                <w:noProof/>
                <w:webHidden/>
              </w:rPr>
              <w:fldChar w:fldCharType="begin"/>
            </w:r>
            <w:r>
              <w:rPr>
                <w:noProof/>
                <w:webHidden/>
              </w:rPr>
              <w:instrText xml:space="preserve"> PAGEREF _Toc182172895 \h </w:instrText>
            </w:r>
            <w:r>
              <w:rPr>
                <w:noProof/>
                <w:webHidden/>
              </w:rPr>
            </w:r>
            <w:r>
              <w:rPr>
                <w:noProof/>
                <w:webHidden/>
              </w:rPr>
              <w:fldChar w:fldCharType="separate"/>
            </w:r>
            <w:r w:rsidR="00F32E00">
              <w:rPr>
                <w:noProof/>
                <w:webHidden/>
              </w:rPr>
              <w:t>45</w:t>
            </w:r>
            <w:r>
              <w:rPr>
                <w:noProof/>
                <w:webHidden/>
              </w:rPr>
              <w:fldChar w:fldCharType="end"/>
            </w:r>
          </w:hyperlink>
        </w:p>
        <w:p w14:paraId="7B163247" w14:textId="518B840B"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96" w:history="1">
            <w:r w:rsidRPr="00902C50">
              <w:rPr>
                <w:rStyle w:val="Hiperligao"/>
                <w:noProof/>
                <w:lang w:val="en-US"/>
              </w:rPr>
              <w:t>8.</w:t>
            </w:r>
            <w:r>
              <w:rPr>
                <w:rFonts w:eastAsiaTheme="minorEastAsia"/>
                <w:noProof/>
                <w:color w:val="auto"/>
                <w:kern w:val="2"/>
                <w:sz w:val="24"/>
                <w:szCs w:val="24"/>
                <w:lang w:val="en-GB" w:eastAsia="en-GB"/>
                <w14:ligatures w14:val="standardContextual"/>
              </w:rPr>
              <w:tab/>
            </w:r>
            <w:r w:rsidRPr="00902C50">
              <w:rPr>
                <w:rStyle w:val="Hiperligao"/>
                <w:noProof/>
                <w:lang w:val="en-US"/>
              </w:rPr>
              <w:t>Internationalization and localization requirements</w:t>
            </w:r>
            <w:r>
              <w:rPr>
                <w:noProof/>
                <w:webHidden/>
              </w:rPr>
              <w:tab/>
            </w:r>
            <w:r>
              <w:rPr>
                <w:noProof/>
                <w:webHidden/>
              </w:rPr>
              <w:fldChar w:fldCharType="begin"/>
            </w:r>
            <w:r>
              <w:rPr>
                <w:noProof/>
                <w:webHidden/>
              </w:rPr>
              <w:instrText xml:space="preserve"> PAGEREF _Toc182172896 \h </w:instrText>
            </w:r>
            <w:r>
              <w:rPr>
                <w:noProof/>
                <w:webHidden/>
              </w:rPr>
            </w:r>
            <w:r>
              <w:rPr>
                <w:noProof/>
                <w:webHidden/>
              </w:rPr>
              <w:fldChar w:fldCharType="separate"/>
            </w:r>
            <w:r w:rsidR="00F32E00">
              <w:rPr>
                <w:noProof/>
                <w:webHidden/>
              </w:rPr>
              <w:t>46</w:t>
            </w:r>
            <w:r>
              <w:rPr>
                <w:noProof/>
                <w:webHidden/>
              </w:rPr>
              <w:fldChar w:fldCharType="end"/>
            </w:r>
          </w:hyperlink>
        </w:p>
        <w:p w14:paraId="1D93C8D4" w14:textId="17BFDC22"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97" w:history="1">
            <w:r w:rsidRPr="00902C50">
              <w:rPr>
                <w:rStyle w:val="Hiperligao"/>
                <w:noProof/>
                <w:lang w:val="en-US"/>
              </w:rPr>
              <w:t>9.</w:t>
            </w:r>
            <w:r>
              <w:rPr>
                <w:rFonts w:eastAsiaTheme="minorEastAsia"/>
                <w:noProof/>
                <w:color w:val="auto"/>
                <w:kern w:val="2"/>
                <w:sz w:val="24"/>
                <w:szCs w:val="24"/>
                <w:lang w:val="en-GB" w:eastAsia="en-GB"/>
                <w14:ligatures w14:val="standardContextual"/>
              </w:rPr>
              <w:tab/>
            </w:r>
            <w:r w:rsidRPr="00902C50">
              <w:rPr>
                <w:rStyle w:val="Hiperligao"/>
                <w:noProof/>
                <w:lang w:val="en-US"/>
              </w:rPr>
              <w:t>Other requirements</w:t>
            </w:r>
            <w:r>
              <w:rPr>
                <w:noProof/>
                <w:webHidden/>
              </w:rPr>
              <w:tab/>
            </w:r>
            <w:r>
              <w:rPr>
                <w:noProof/>
                <w:webHidden/>
              </w:rPr>
              <w:fldChar w:fldCharType="begin"/>
            </w:r>
            <w:r>
              <w:rPr>
                <w:noProof/>
                <w:webHidden/>
              </w:rPr>
              <w:instrText xml:space="preserve"> PAGEREF _Toc182172897 \h </w:instrText>
            </w:r>
            <w:r>
              <w:rPr>
                <w:noProof/>
                <w:webHidden/>
              </w:rPr>
            </w:r>
            <w:r>
              <w:rPr>
                <w:noProof/>
                <w:webHidden/>
              </w:rPr>
              <w:fldChar w:fldCharType="separate"/>
            </w:r>
            <w:r w:rsidR="00F32E00">
              <w:rPr>
                <w:noProof/>
                <w:webHidden/>
              </w:rPr>
              <w:t>47</w:t>
            </w:r>
            <w:r>
              <w:rPr>
                <w:noProof/>
                <w:webHidden/>
              </w:rPr>
              <w:fldChar w:fldCharType="end"/>
            </w:r>
          </w:hyperlink>
        </w:p>
        <w:p w14:paraId="498C2A62" w14:textId="07E5A2E0"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8" w:history="1">
            <w:r w:rsidRPr="00902C50">
              <w:rPr>
                <w:rStyle w:val="Hiperligao"/>
                <w:noProof/>
                <w:lang w:val="en-US"/>
              </w:rPr>
              <w:t>10.</w:t>
            </w:r>
            <w:r>
              <w:rPr>
                <w:rFonts w:eastAsiaTheme="minorEastAsia"/>
                <w:noProof/>
                <w:color w:val="auto"/>
                <w:kern w:val="2"/>
                <w:sz w:val="24"/>
                <w:szCs w:val="24"/>
                <w:lang w:val="en-GB" w:eastAsia="en-GB"/>
                <w14:ligatures w14:val="standardContextual"/>
              </w:rPr>
              <w:tab/>
            </w:r>
            <w:r w:rsidRPr="00902C50">
              <w:rPr>
                <w:rStyle w:val="Hiperligao"/>
                <w:noProof/>
                <w:lang w:val="en-US"/>
              </w:rPr>
              <w:t>Process adopted for elicitation</w:t>
            </w:r>
            <w:r>
              <w:rPr>
                <w:noProof/>
                <w:webHidden/>
              </w:rPr>
              <w:tab/>
            </w:r>
            <w:r>
              <w:rPr>
                <w:noProof/>
                <w:webHidden/>
              </w:rPr>
              <w:fldChar w:fldCharType="begin"/>
            </w:r>
            <w:r>
              <w:rPr>
                <w:noProof/>
                <w:webHidden/>
              </w:rPr>
              <w:instrText xml:space="preserve"> PAGEREF _Toc182172898 \h </w:instrText>
            </w:r>
            <w:r>
              <w:rPr>
                <w:noProof/>
                <w:webHidden/>
              </w:rPr>
            </w:r>
            <w:r>
              <w:rPr>
                <w:noProof/>
                <w:webHidden/>
              </w:rPr>
              <w:fldChar w:fldCharType="separate"/>
            </w:r>
            <w:r w:rsidR="00F32E00">
              <w:rPr>
                <w:noProof/>
                <w:webHidden/>
              </w:rPr>
              <w:t>48</w:t>
            </w:r>
            <w:r>
              <w:rPr>
                <w:noProof/>
                <w:webHidden/>
              </w:rPr>
              <w:fldChar w:fldCharType="end"/>
            </w:r>
          </w:hyperlink>
        </w:p>
        <w:p w14:paraId="2142C260" w14:textId="738FDC24"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99" w:history="1">
            <w:r w:rsidRPr="00902C50">
              <w:rPr>
                <w:rStyle w:val="Hiperligao"/>
                <w:noProof/>
              </w:rPr>
              <w:t>10.1.</w:t>
            </w:r>
            <w:r>
              <w:rPr>
                <w:rFonts w:eastAsiaTheme="minorEastAsia"/>
                <w:noProof/>
                <w:color w:val="auto"/>
                <w:kern w:val="2"/>
                <w:sz w:val="24"/>
                <w:szCs w:val="24"/>
                <w:lang w:val="en-GB" w:eastAsia="en-GB"/>
                <w14:ligatures w14:val="standardContextual"/>
              </w:rPr>
              <w:tab/>
            </w:r>
            <w:r w:rsidRPr="00902C50">
              <w:rPr>
                <w:rStyle w:val="Hiperligao"/>
                <w:noProof/>
                <w:lang w:val="en-US"/>
              </w:rPr>
              <w:t>Stakeholder</w:t>
            </w:r>
            <w:r w:rsidRPr="00902C50">
              <w:rPr>
                <w:rStyle w:val="Hiperligao"/>
                <w:noProof/>
              </w:rPr>
              <w:t>s</w:t>
            </w:r>
            <w:r>
              <w:rPr>
                <w:noProof/>
                <w:webHidden/>
              </w:rPr>
              <w:tab/>
            </w:r>
            <w:r>
              <w:rPr>
                <w:noProof/>
                <w:webHidden/>
              </w:rPr>
              <w:fldChar w:fldCharType="begin"/>
            </w:r>
            <w:r>
              <w:rPr>
                <w:noProof/>
                <w:webHidden/>
              </w:rPr>
              <w:instrText xml:space="preserve"> PAGEREF _Toc182172899 \h </w:instrText>
            </w:r>
            <w:r>
              <w:rPr>
                <w:noProof/>
                <w:webHidden/>
              </w:rPr>
            </w:r>
            <w:r>
              <w:rPr>
                <w:noProof/>
                <w:webHidden/>
              </w:rPr>
              <w:fldChar w:fldCharType="separate"/>
            </w:r>
            <w:r w:rsidR="00F32E00">
              <w:rPr>
                <w:noProof/>
                <w:webHidden/>
              </w:rPr>
              <w:t>48</w:t>
            </w:r>
            <w:r>
              <w:rPr>
                <w:noProof/>
                <w:webHidden/>
              </w:rPr>
              <w:fldChar w:fldCharType="end"/>
            </w:r>
          </w:hyperlink>
        </w:p>
        <w:p w14:paraId="1927AF60" w14:textId="3DB4707A"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0" w:history="1">
            <w:r w:rsidRPr="00902C50">
              <w:rPr>
                <w:rStyle w:val="Hiperligao"/>
                <w:noProof/>
                <w:lang w:val="en-US"/>
              </w:rPr>
              <w:t>10.1.1</w:t>
            </w:r>
            <w:r>
              <w:rPr>
                <w:rFonts w:eastAsiaTheme="minorEastAsia"/>
                <w:noProof/>
                <w:color w:val="auto"/>
                <w:kern w:val="2"/>
                <w:sz w:val="24"/>
                <w:szCs w:val="24"/>
                <w:lang w:val="en-GB" w:eastAsia="en-GB"/>
                <w14:ligatures w14:val="standardContextual"/>
              </w:rPr>
              <w:tab/>
            </w:r>
            <w:r w:rsidRPr="00902C50">
              <w:rPr>
                <w:rStyle w:val="Hiperligao"/>
                <w:noProof/>
                <w:lang w:val="en-US"/>
              </w:rPr>
              <w:t>AMAP Administrator</w:t>
            </w:r>
            <w:r>
              <w:rPr>
                <w:noProof/>
                <w:webHidden/>
              </w:rPr>
              <w:tab/>
            </w:r>
            <w:r>
              <w:rPr>
                <w:noProof/>
                <w:webHidden/>
              </w:rPr>
              <w:fldChar w:fldCharType="begin"/>
            </w:r>
            <w:r>
              <w:rPr>
                <w:noProof/>
                <w:webHidden/>
              </w:rPr>
              <w:instrText xml:space="preserve"> PAGEREF _Toc182172900 \h </w:instrText>
            </w:r>
            <w:r>
              <w:rPr>
                <w:noProof/>
                <w:webHidden/>
              </w:rPr>
            </w:r>
            <w:r>
              <w:rPr>
                <w:noProof/>
                <w:webHidden/>
              </w:rPr>
              <w:fldChar w:fldCharType="separate"/>
            </w:r>
            <w:r w:rsidR="00F32E00">
              <w:rPr>
                <w:noProof/>
                <w:webHidden/>
              </w:rPr>
              <w:t>48</w:t>
            </w:r>
            <w:r>
              <w:rPr>
                <w:noProof/>
                <w:webHidden/>
              </w:rPr>
              <w:fldChar w:fldCharType="end"/>
            </w:r>
          </w:hyperlink>
        </w:p>
        <w:p w14:paraId="227FA8D4" w14:textId="4E097DB8"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1" w:history="1">
            <w:r w:rsidRPr="00902C50">
              <w:rPr>
                <w:rStyle w:val="Hiperligao"/>
                <w:noProof/>
                <w:lang w:val="en-US"/>
              </w:rPr>
              <w:t>10.1.2</w:t>
            </w:r>
            <w:r>
              <w:rPr>
                <w:rFonts w:eastAsiaTheme="minorEastAsia"/>
                <w:noProof/>
                <w:color w:val="auto"/>
                <w:kern w:val="2"/>
                <w:sz w:val="24"/>
                <w:szCs w:val="24"/>
                <w:lang w:val="en-GB" w:eastAsia="en-GB"/>
                <w14:ligatures w14:val="standardContextual"/>
              </w:rPr>
              <w:tab/>
            </w:r>
            <w:r w:rsidRPr="00902C50">
              <w:rPr>
                <w:rStyle w:val="Hiperligao"/>
                <w:noProof/>
                <w:lang w:val="en-US"/>
              </w:rPr>
              <w:t>Producer</w:t>
            </w:r>
            <w:r>
              <w:rPr>
                <w:noProof/>
                <w:webHidden/>
              </w:rPr>
              <w:tab/>
            </w:r>
            <w:r>
              <w:rPr>
                <w:noProof/>
                <w:webHidden/>
              </w:rPr>
              <w:fldChar w:fldCharType="begin"/>
            </w:r>
            <w:r>
              <w:rPr>
                <w:noProof/>
                <w:webHidden/>
              </w:rPr>
              <w:instrText xml:space="preserve"> PAGEREF _Toc182172901 \h </w:instrText>
            </w:r>
            <w:r>
              <w:rPr>
                <w:noProof/>
                <w:webHidden/>
              </w:rPr>
            </w:r>
            <w:r>
              <w:rPr>
                <w:noProof/>
                <w:webHidden/>
              </w:rPr>
              <w:fldChar w:fldCharType="separate"/>
            </w:r>
            <w:r w:rsidR="00F32E00">
              <w:rPr>
                <w:noProof/>
                <w:webHidden/>
              </w:rPr>
              <w:t>48</w:t>
            </w:r>
            <w:r>
              <w:rPr>
                <w:noProof/>
                <w:webHidden/>
              </w:rPr>
              <w:fldChar w:fldCharType="end"/>
            </w:r>
          </w:hyperlink>
        </w:p>
        <w:p w14:paraId="167C9446" w14:textId="063242DE"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02" w:history="1">
            <w:r w:rsidRPr="00902C50">
              <w:rPr>
                <w:rStyle w:val="Hiperligao"/>
                <w:noProof/>
                <w:lang w:val="en-US"/>
              </w:rPr>
              <w:t>11.</w:t>
            </w:r>
            <w:r>
              <w:rPr>
                <w:rFonts w:eastAsiaTheme="minorEastAsia"/>
                <w:noProof/>
                <w:color w:val="auto"/>
                <w:kern w:val="2"/>
                <w:sz w:val="24"/>
                <w:szCs w:val="24"/>
                <w:lang w:val="en-GB" w:eastAsia="en-GB"/>
                <w14:ligatures w14:val="standardContextual"/>
              </w:rPr>
              <w:tab/>
            </w:r>
            <w:r w:rsidRPr="00902C50">
              <w:rPr>
                <w:rStyle w:val="Hiperligao"/>
                <w:noProof/>
                <w:lang w:val="en-US"/>
              </w:rPr>
              <w:t>Co-Producer</w:t>
            </w:r>
            <w:r>
              <w:rPr>
                <w:noProof/>
                <w:webHidden/>
              </w:rPr>
              <w:tab/>
            </w:r>
            <w:r>
              <w:rPr>
                <w:noProof/>
                <w:webHidden/>
              </w:rPr>
              <w:fldChar w:fldCharType="begin"/>
            </w:r>
            <w:r>
              <w:rPr>
                <w:noProof/>
                <w:webHidden/>
              </w:rPr>
              <w:instrText xml:space="preserve"> PAGEREF _Toc182172902 \h </w:instrText>
            </w:r>
            <w:r>
              <w:rPr>
                <w:noProof/>
                <w:webHidden/>
              </w:rPr>
            </w:r>
            <w:r>
              <w:rPr>
                <w:noProof/>
                <w:webHidden/>
              </w:rPr>
              <w:fldChar w:fldCharType="separate"/>
            </w:r>
            <w:r w:rsidR="00F32E00">
              <w:rPr>
                <w:noProof/>
                <w:webHidden/>
              </w:rPr>
              <w:t>49</w:t>
            </w:r>
            <w:r>
              <w:rPr>
                <w:noProof/>
                <w:webHidden/>
              </w:rPr>
              <w:fldChar w:fldCharType="end"/>
            </w:r>
          </w:hyperlink>
        </w:p>
        <w:p w14:paraId="4451114E" w14:textId="018B60E8"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3" w:history="1">
            <w:r w:rsidRPr="00902C50">
              <w:rPr>
                <w:rStyle w:val="Hiperligao"/>
                <w:noProof/>
                <w:lang w:val="en-US"/>
              </w:rPr>
              <w:t>11.1.</w:t>
            </w:r>
            <w:r>
              <w:rPr>
                <w:rFonts w:eastAsiaTheme="minorEastAsia"/>
                <w:noProof/>
                <w:color w:val="auto"/>
                <w:kern w:val="2"/>
                <w:sz w:val="24"/>
                <w:szCs w:val="24"/>
                <w:lang w:val="en-GB" w:eastAsia="en-GB"/>
                <w14:ligatures w14:val="standardContextual"/>
              </w:rPr>
              <w:tab/>
            </w:r>
            <w:r w:rsidRPr="00902C50">
              <w:rPr>
                <w:rStyle w:val="Hiperligao"/>
                <w:noProof/>
                <w:lang w:val="en-US"/>
              </w:rPr>
              <w:t>Applied techniques</w:t>
            </w:r>
            <w:r>
              <w:rPr>
                <w:noProof/>
                <w:webHidden/>
              </w:rPr>
              <w:tab/>
            </w:r>
            <w:r>
              <w:rPr>
                <w:noProof/>
                <w:webHidden/>
              </w:rPr>
              <w:fldChar w:fldCharType="begin"/>
            </w:r>
            <w:r>
              <w:rPr>
                <w:noProof/>
                <w:webHidden/>
              </w:rPr>
              <w:instrText xml:space="preserve"> PAGEREF _Toc182172903 \h </w:instrText>
            </w:r>
            <w:r>
              <w:rPr>
                <w:noProof/>
                <w:webHidden/>
              </w:rPr>
            </w:r>
            <w:r>
              <w:rPr>
                <w:noProof/>
                <w:webHidden/>
              </w:rPr>
              <w:fldChar w:fldCharType="separate"/>
            </w:r>
            <w:r w:rsidR="00F32E00">
              <w:rPr>
                <w:noProof/>
                <w:webHidden/>
              </w:rPr>
              <w:t>49</w:t>
            </w:r>
            <w:r>
              <w:rPr>
                <w:noProof/>
                <w:webHidden/>
              </w:rPr>
              <w:fldChar w:fldCharType="end"/>
            </w:r>
          </w:hyperlink>
        </w:p>
        <w:p w14:paraId="7511A8F0" w14:textId="44DBEE14"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4" w:history="1">
            <w:r w:rsidRPr="00902C50">
              <w:rPr>
                <w:rStyle w:val="Hiperligao"/>
                <w:noProof/>
                <w:lang w:val="en-US"/>
              </w:rPr>
              <w:t>11.2.</w:t>
            </w:r>
            <w:r>
              <w:rPr>
                <w:rFonts w:eastAsiaTheme="minorEastAsia"/>
                <w:noProof/>
                <w:color w:val="auto"/>
                <w:kern w:val="2"/>
                <w:sz w:val="24"/>
                <w:szCs w:val="24"/>
                <w:lang w:val="en-GB" w:eastAsia="en-GB"/>
                <w14:ligatures w14:val="standardContextual"/>
              </w:rPr>
              <w:tab/>
            </w:r>
            <w:r w:rsidRPr="00902C50">
              <w:rPr>
                <w:rStyle w:val="Hiperligao"/>
                <w:noProof/>
                <w:lang w:val="en-US"/>
              </w:rPr>
              <w:t>Effort involved</w:t>
            </w:r>
            <w:r>
              <w:rPr>
                <w:noProof/>
                <w:webHidden/>
              </w:rPr>
              <w:tab/>
            </w:r>
            <w:r>
              <w:rPr>
                <w:noProof/>
                <w:webHidden/>
              </w:rPr>
              <w:fldChar w:fldCharType="begin"/>
            </w:r>
            <w:r>
              <w:rPr>
                <w:noProof/>
                <w:webHidden/>
              </w:rPr>
              <w:instrText xml:space="preserve"> PAGEREF _Toc182172904 \h </w:instrText>
            </w:r>
            <w:r>
              <w:rPr>
                <w:noProof/>
                <w:webHidden/>
              </w:rPr>
            </w:r>
            <w:r>
              <w:rPr>
                <w:noProof/>
                <w:webHidden/>
              </w:rPr>
              <w:fldChar w:fldCharType="separate"/>
            </w:r>
            <w:r w:rsidR="00F32E00">
              <w:rPr>
                <w:noProof/>
                <w:webHidden/>
              </w:rPr>
              <w:t>50</w:t>
            </w:r>
            <w:r>
              <w:rPr>
                <w:noProof/>
                <w:webHidden/>
              </w:rPr>
              <w:fldChar w:fldCharType="end"/>
            </w:r>
          </w:hyperlink>
        </w:p>
        <w:p w14:paraId="418AE397" w14:textId="4C0AA95E"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5" w:history="1">
            <w:r w:rsidRPr="00902C50">
              <w:rPr>
                <w:rStyle w:val="Hiperligao"/>
                <w:noProof/>
                <w:lang w:val="en-US"/>
              </w:rPr>
              <w:t>11.3.</w:t>
            </w:r>
            <w:r>
              <w:rPr>
                <w:rFonts w:eastAsiaTheme="minorEastAsia"/>
                <w:noProof/>
                <w:color w:val="auto"/>
                <w:kern w:val="2"/>
                <w:sz w:val="24"/>
                <w:szCs w:val="24"/>
                <w:lang w:val="en-GB" w:eastAsia="en-GB"/>
                <w14:ligatures w14:val="standardContextual"/>
              </w:rPr>
              <w:tab/>
            </w:r>
            <w:r w:rsidRPr="00902C50">
              <w:rPr>
                <w:rStyle w:val="Hiperligao"/>
                <w:noProof/>
                <w:lang w:val="en-US"/>
              </w:rPr>
              <w:t>Constraints and limitations</w:t>
            </w:r>
            <w:r>
              <w:rPr>
                <w:noProof/>
                <w:webHidden/>
              </w:rPr>
              <w:tab/>
            </w:r>
            <w:r>
              <w:rPr>
                <w:noProof/>
                <w:webHidden/>
              </w:rPr>
              <w:fldChar w:fldCharType="begin"/>
            </w:r>
            <w:r>
              <w:rPr>
                <w:noProof/>
                <w:webHidden/>
              </w:rPr>
              <w:instrText xml:space="preserve"> PAGEREF _Toc182172905 \h </w:instrText>
            </w:r>
            <w:r>
              <w:rPr>
                <w:noProof/>
                <w:webHidden/>
              </w:rPr>
            </w:r>
            <w:r>
              <w:rPr>
                <w:noProof/>
                <w:webHidden/>
              </w:rPr>
              <w:fldChar w:fldCharType="separate"/>
            </w:r>
            <w:r w:rsidR="00F32E00">
              <w:rPr>
                <w:noProof/>
                <w:webHidden/>
              </w:rPr>
              <w:t>50</w:t>
            </w:r>
            <w:r>
              <w:rPr>
                <w:noProof/>
                <w:webHidden/>
              </w:rPr>
              <w:fldChar w:fldCharType="end"/>
            </w:r>
          </w:hyperlink>
        </w:p>
        <w:p w14:paraId="084A00FC" w14:textId="1E0F1A48"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06" w:history="1">
            <w:r w:rsidRPr="00902C50">
              <w:rPr>
                <w:rStyle w:val="Hiperligao"/>
                <w:noProof/>
              </w:rPr>
              <w:t>12.</w:t>
            </w:r>
            <w:r>
              <w:rPr>
                <w:rFonts w:eastAsiaTheme="minorEastAsia"/>
                <w:noProof/>
                <w:color w:val="auto"/>
                <w:kern w:val="2"/>
                <w:sz w:val="24"/>
                <w:szCs w:val="24"/>
                <w:lang w:val="en-GB" w:eastAsia="en-GB"/>
                <w14:ligatures w14:val="standardContextual"/>
              </w:rPr>
              <w:tab/>
            </w:r>
            <w:r w:rsidRPr="00902C50">
              <w:rPr>
                <w:rStyle w:val="Hiperligao"/>
                <w:noProof/>
              </w:rPr>
              <w:t>Product Backlog</w:t>
            </w:r>
            <w:r>
              <w:rPr>
                <w:noProof/>
                <w:webHidden/>
              </w:rPr>
              <w:tab/>
            </w:r>
            <w:r>
              <w:rPr>
                <w:noProof/>
                <w:webHidden/>
              </w:rPr>
              <w:fldChar w:fldCharType="begin"/>
            </w:r>
            <w:r>
              <w:rPr>
                <w:noProof/>
                <w:webHidden/>
              </w:rPr>
              <w:instrText xml:space="preserve"> PAGEREF _Toc182172906 \h </w:instrText>
            </w:r>
            <w:r>
              <w:rPr>
                <w:noProof/>
                <w:webHidden/>
              </w:rPr>
            </w:r>
            <w:r>
              <w:rPr>
                <w:noProof/>
                <w:webHidden/>
              </w:rPr>
              <w:fldChar w:fldCharType="separate"/>
            </w:r>
            <w:r w:rsidR="00F32E00">
              <w:rPr>
                <w:noProof/>
                <w:webHidden/>
              </w:rPr>
              <w:t>51</w:t>
            </w:r>
            <w:r>
              <w:rPr>
                <w:noProof/>
                <w:webHidden/>
              </w:rPr>
              <w:fldChar w:fldCharType="end"/>
            </w:r>
          </w:hyperlink>
        </w:p>
        <w:p w14:paraId="1A1470F5" w14:textId="18A464D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07" w:history="1">
            <w:r w:rsidRPr="00902C50">
              <w:rPr>
                <w:rStyle w:val="Hiperligao"/>
                <w:noProof/>
                <w:lang w:val="en-US"/>
              </w:rPr>
              <w:t>13.</w:t>
            </w:r>
            <w:r>
              <w:rPr>
                <w:rFonts w:eastAsiaTheme="minorEastAsia"/>
                <w:noProof/>
                <w:color w:val="auto"/>
                <w:kern w:val="2"/>
                <w:sz w:val="24"/>
                <w:szCs w:val="24"/>
                <w:lang w:val="en-GB" w:eastAsia="en-GB"/>
                <w14:ligatures w14:val="standardContextual"/>
              </w:rPr>
              <w:tab/>
            </w:r>
            <w:r w:rsidRPr="00902C50">
              <w:rPr>
                <w:rStyle w:val="Hiperligao"/>
                <w:noProof/>
                <w:lang w:val="en-US"/>
              </w:rPr>
              <w:t>Appendix</w:t>
            </w:r>
            <w:r>
              <w:rPr>
                <w:noProof/>
                <w:webHidden/>
              </w:rPr>
              <w:tab/>
            </w:r>
            <w:r>
              <w:rPr>
                <w:noProof/>
                <w:webHidden/>
              </w:rPr>
              <w:fldChar w:fldCharType="begin"/>
            </w:r>
            <w:r>
              <w:rPr>
                <w:noProof/>
                <w:webHidden/>
              </w:rPr>
              <w:instrText xml:space="preserve"> PAGEREF _Toc182172907 \h </w:instrText>
            </w:r>
            <w:r>
              <w:rPr>
                <w:noProof/>
                <w:webHidden/>
              </w:rPr>
            </w:r>
            <w:r>
              <w:rPr>
                <w:noProof/>
                <w:webHidden/>
              </w:rPr>
              <w:fldChar w:fldCharType="separate"/>
            </w:r>
            <w:r w:rsidR="00F32E00">
              <w:rPr>
                <w:noProof/>
                <w:webHidden/>
              </w:rPr>
              <w:t>54</w:t>
            </w:r>
            <w:r>
              <w:rPr>
                <w:noProof/>
                <w:webHidden/>
              </w:rPr>
              <w:fldChar w:fldCharType="end"/>
            </w:r>
          </w:hyperlink>
        </w:p>
        <w:p w14:paraId="1D3E1D54" w14:textId="143B2665"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8" w:history="1">
            <w:r w:rsidRPr="00902C50">
              <w:rPr>
                <w:rStyle w:val="Hiperligao"/>
                <w:noProof/>
                <w:lang w:val="en-US"/>
              </w:rPr>
              <w:t>13.1.</w:t>
            </w:r>
            <w:r>
              <w:rPr>
                <w:rFonts w:eastAsiaTheme="minorEastAsia"/>
                <w:noProof/>
                <w:color w:val="auto"/>
                <w:kern w:val="2"/>
                <w:sz w:val="24"/>
                <w:szCs w:val="24"/>
                <w:lang w:val="en-GB" w:eastAsia="en-GB"/>
                <w14:ligatures w14:val="standardContextual"/>
              </w:rPr>
              <w:tab/>
            </w:r>
            <w:r w:rsidRPr="00902C50">
              <w:rPr>
                <w:rStyle w:val="Hiperligao"/>
                <w:noProof/>
                <w:lang w:val="en-US"/>
              </w:rPr>
              <w:t>Appendix – Glossary</w:t>
            </w:r>
            <w:r>
              <w:rPr>
                <w:noProof/>
                <w:webHidden/>
              </w:rPr>
              <w:tab/>
            </w:r>
            <w:r>
              <w:rPr>
                <w:noProof/>
                <w:webHidden/>
              </w:rPr>
              <w:fldChar w:fldCharType="begin"/>
            </w:r>
            <w:r>
              <w:rPr>
                <w:noProof/>
                <w:webHidden/>
              </w:rPr>
              <w:instrText xml:space="preserve"> PAGEREF _Toc182172908 \h </w:instrText>
            </w:r>
            <w:r>
              <w:rPr>
                <w:noProof/>
                <w:webHidden/>
              </w:rPr>
            </w:r>
            <w:r>
              <w:rPr>
                <w:noProof/>
                <w:webHidden/>
              </w:rPr>
              <w:fldChar w:fldCharType="separate"/>
            </w:r>
            <w:r w:rsidR="00F32E00">
              <w:rPr>
                <w:noProof/>
                <w:webHidden/>
              </w:rPr>
              <w:t>54</w:t>
            </w:r>
            <w:r>
              <w:rPr>
                <w:noProof/>
                <w:webHidden/>
              </w:rPr>
              <w:fldChar w:fldCharType="end"/>
            </w:r>
          </w:hyperlink>
        </w:p>
        <w:p w14:paraId="72F7ED70" w14:textId="7E86CAE0"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9" w:history="1">
            <w:r w:rsidRPr="00902C50">
              <w:rPr>
                <w:rStyle w:val="Hiperligao"/>
                <w:noProof/>
                <w:lang w:val="en-US"/>
              </w:rPr>
              <w:t>13.2.</w:t>
            </w:r>
            <w:r>
              <w:rPr>
                <w:rFonts w:eastAsiaTheme="minorEastAsia"/>
                <w:noProof/>
                <w:color w:val="auto"/>
                <w:kern w:val="2"/>
                <w:sz w:val="24"/>
                <w:szCs w:val="24"/>
                <w:lang w:val="en-GB" w:eastAsia="en-GB"/>
                <w14:ligatures w14:val="standardContextual"/>
              </w:rPr>
              <w:tab/>
            </w:r>
            <w:r w:rsidRPr="00902C50">
              <w:rPr>
                <w:rStyle w:val="Hiperligao"/>
                <w:noProof/>
                <w:lang w:val="en-US"/>
              </w:rPr>
              <w:t>Elicitation data detail</w:t>
            </w:r>
            <w:r>
              <w:rPr>
                <w:noProof/>
                <w:webHidden/>
              </w:rPr>
              <w:tab/>
            </w:r>
            <w:r>
              <w:rPr>
                <w:noProof/>
                <w:webHidden/>
              </w:rPr>
              <w:fldChar w:fldCharType="begin"/>
            </w:r>
            <w:r>
              <w:rPr>
                <w:noProof/>
                <w:webHidden/>
              </w:rPr>
              <w:instrText xml:space="preserve"> PAGEREF _Toc182172909 \h </w:instrText>
            </w:r>
            <w:r>
              <w:rPr>
                <w:noProof/>
                <w:webHidden/>
              </w:rPr>
            </w:r>
            <w:r>
              <w:rPr>
                <w:noProof/>
                <w:webHidden/>
              </w:rPr>
              <w:fldChar w:fldCharType="separate"/>
            </w:r>
            <w:r w:rsidR="00F32E00">
              <w:rPr>
                <w:noProof/>
                <w:webHidden/>
              </w:rPr>
              <w:t>54</w:t>
            </w:r>
            <w:r>
              <w:rPr>
                <w:noProof/>
                <w:webHidden/>
              </w:rPr>
              <w:fldChar w:fldCharType="end"/>
            </w:r>
          </w:hyperlink>
        </w:p>
        <w:p w14:paraId="2C5CDE4B" w14:textId="73AD1BFA"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910" w:history="1">
            <w:r w:rsidRPr="00902C50">
              <w:rPr>
                <w:rStyle w:val="Hiperligao"/>
                <w:noProof/>
              </w:rPr>
              <w:t>13.2.1 Formulário de Encomendas (Google Forms)</w:t>
            </w:r>
            <w:r>
              <w:rPr>
                <w:noProof/>
                <w:webHidden/>
              </w:rPr>
              <w:tab/>
            </w:r>
            <w:r>
              <w:rPr>
                <w:noProof/>
                <w:webHidden/>
              </w:rPr>
              <w:fldChar w:fldCharType="begin"/>
            </w:r>
            <w:r>
              <w:rPr>
                <w:noProof/>
                <w:webHidden/>
              </w:rPr>
              <w:instrText xml:space="preserve"> PAGEREF _Toc182172910 \h </w:instrText>
            </w:r>
            <w:r>
              <w:rPr>
                <w:noProof/>
                <w:webHidden/>
              </w:rPr>
            </w:r>
            <w:r>
              <w:rPr>
                <w:noProof/>
                <w:webHidden/>
              </w:rPr>
              <w:fldChar w:fldCharType="separate"/>
            </w:r>
            <w:r w:rsidR="00F32E00">
              <w:rPr>
                <w:noProof/>
                <w:webHidden/>
              </w:rPr>
              <w:t>54</w:t>
            </w:r>
            <w:r>
              <w:rPr>
                <w:noProof/>
                <w:webHidden/>
              </w:rPr>
              <w:fldChar w:fldCharType="end"/>
            </w:r>
          </w:hyperlink>
        </w:p>
        <w:p w14:paraId="01C8BFC9" w14:textId="3EE905B9"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911" w:history="1">
            <w:r w:rsidRPr="00902C50">
              <w:rPr>
                <w:rStyle w:val="Hiperligao"/>
                <w:noProof/>
              </w:rPr>
              <w:t>13.2.2 Mapa de entregas</w:t>
            </w:r>
            <w:r>
              <w:rPr>
                <w:noProof/>
                <w:webHidden/>
              </w:rPr>
              <w:tab/>
            </w:r>
            <w:r>
              <w:rPr>
                <w:noProof/>
                <w:webHidden/>
              </w:rPr>
              <w:fldChar w:fldCharType="begin"/>
            </w:r>
            <w:r>
              <w:rPr>
                <w:noProof/>
                <w:webHidden/>
              </w:rPr>
              <w:instrText xml:space="preserve"> PAGEREF _Toc182172911 \h </w:instrText>
            </w:r>
            <w:r>
              <w:rPr>
                <w:noProof/>
                <w:webHidden/>
              </w:rPr>
            </w:r>
            <w:r>
              <w:rPr>
                <w:noProof/>
                <w:webHidden/>
              </w:rPr>
              <w:fldChar w:fldCharType="separate"/>
            </w:r>
            <w:r w:rsidR="00F32E00">
              <w:rPr>
                <w:noProof/>
                <w:webHidden/>
              </w:rPr>
              <w:t>56</w:t>
            </w:r>
            <w:r>
              <w:rPr>
                <w:noProof/>
                <w:webHidden/>
              </w:rPr>
              <w:fldChar w:fldCharType="end"/>
            </w:r>
          </w:hyperlink>
        </w:p>
        <w:p w14:paraId="0D724203" w14:textId="269499EC"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912" w:history="1">
            <w:r w:rsidRPr="00902C50">
              <w:rPr>
                <w:rStyle w:val="Hiperligao"/>
                <w:noProof/>
              </w:rPr>
              <w:t>13.2.3</w:t>
            </w:r>
            <w:r>
              <w:rPr>
                <w:rFonts w:eastAsiaTheme="minorEastAsia"/>
                <w:noProof/>
                <w:color w:val="auto"/>
                <w:kern w:val="2"/>
                <w:sz w:val="24"/>
                <w:szCs w:val="24"/>
                <w:lang w:val="en-GB" w:eastAsia="en-GB"/>
                <w14:ligatures w14:val="standardContextual"/>
              </w:rPr>
              <w:tab/>
            </w:r>
            <w:r w:rsidRPr="00902C50">
              <w:rPr>
                <w:rStyle w:val="Hiperligao"/>
                <w:noProof/>
              </w:rPr>
              <w:t>Encomendas Co-Produtor</w:t>
            </w:r>
            <w:r>
              <w:rPr>
                <w:noProof/>
                <w:webHidden/>
              </w:rPr>
              <w:tab/>
            </w:r>
            <w:r>
              <w:rPr>
                <w:noProof/>
                <w:webHidden/>
              </w:rPr>
              <w:fldChar w:fldCharType="begin"/>
            </w:r>
            <w:r>
              <w:rPr>
                <w:noProof/>
                <w:webHidden/>
              </w:rPr>
              <w:instrText xml:space="preserve"> PAGEREF _Toc182172912 \h </w:instrText>
            </w:r>
            <w:r>
              <w:rPr>
                <w:noProof/>
                <w:webHidden/>
              </w:rPr>
            </w:r>
            <w:r>
              <w:rPr>
                <w:noProof/>
                <w:webHidden/>
              </w:rPr>
              <w:fldChar w:fldCharType="separate"/>
            </w:r>
            <w:r w:rsidR="00F32E00">
              <w:rPr>
                <w:noProof/>
                <w:webHidden/>
              </w:rPr>
              <w:t>56</w:t>
            </w:r>
            <w:r>
              <w:rPr>
                <w:noProof/>
                <w:webHidden/>
              </w:rPr>
              <w:fldChar w:fldCharType="end"/>
            </w:r>
          </w:hyperlink>
        </w:p>
        <w:p w14:paraId="735B2536" w14:textId="47CE7377"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13" w:history="1">
            <w:r w:rsidRPr="00902C50">
              <w:rPr>
                <w:rStyle w:val="Hiperligao"/>
                <w:noProof/>
              </w:rPr>
              <w:t>14.</w:t>
            </w:r>
            <w:r>
              <w:rPr>
                <w:rFonts w:eastAsiaTheme="minorEastAsia"/>
                <w:noProof/>
                <w:color w:val="auto"/>
                <w:kern w:val="2"/>
                <w:sz w:val="24"/>
                <w:szCs w:val="24"/>
                <w:lang w:val="en-GB" w:eastAsia="en-GB"/>
                <w14:ligatures w14:val="standardContextual"/>
              </w:rPr>
              <w:tab/>
            </w:r>
            <w:r w:rsidRPr="00902C50">
              <w:rPr>
                <w:rStyle w:val="Hiperligao"/>
                <w:noProof/>
              </w:rPr>
              <w:t>Team Contributions</w:t>
            </w:r>
            <w:r>
              <w:rPr>
                <w:noProof/>
                <w:webHidden/>
              </w:rPr>
              <w:tab/>
            </w:r>
            <w:r>
              <w:rPr>
                <w:noProof/>
                <w:webHidden/>
              </w:rPr>
              <w:fldChar w:fldCharType="begin"/>
            </w:r>
            <w:r>
              <w:rPr>
                <w:noProof/>
                <w:webHidden/>
              </w:rPr>
              <w:instrText xml:space="preserve"> PAGEREF _Toc182172913 \h </w:instrText>
            </w:r>
            <w:r>
              <w:rPr>
                <w:noProof/>
                <w:webHidden/>
              </w:rPr>
            </w:r>
            <w:r>
              <w:rPr>
                <w:noProof/>
                <w:webHidden/>
              </w:rPr>
              <w:fldChar w:fldCharType="separate"/>
            </w:r>
            <w:r w:rsidR="00F32E00">
              <w:rPr>
                <w:noProof/>
                <w:webHidden/>
              </w:rPr>
              <w:t>57</w:t>
            </w:r>
            <w:r>
              <w:rPr>
                <w:noProof/>
                <w:webHidden/>
              </w:rPr>
              <w:fldChar w:fldCharType="end"/>
            </w:r>
          </w:hyperlink>
        </w:p>
        <w:p w14:paraId="31AECEAF" w14:textId="0AAF7B56" w:rsidR="002A3C30" w:rsidRDefault="002A3C30" w:rsidP="003E5069">
          <w:r>
            <w:rPr>
              <w:b/>
              <w:bCs/>
              <w:noProof/>
            </w:rPr>
            <w:fldChar w:fldCharType="end"/>
          </w:r>
        </w:p>
      </w:sdtContent>
    </w:sdt>
    <w:p w14:paraId="1A3BCB72" w14:textId="77777777" w:rsidR="00B57BEF" w:rsidRDefault="0066712E" w:rsidP="00B57BEF">
      <w:pPr>
        <w:rPr>
          <w:lang w:val="en-US"/>
        </w:rPr>
      </w:pPr>
      <w:bookmarkStart w:id="0" w:name="_Hlk494619974"/>
      <w:r>
        <w:br w:type="page"/>
      </w:r>
    </w:p>
    <w:p w14:paraId="02F88CEA" w14:textId="77777777" w:rsidR="00B57BEF" w:rsidRDefault="00B57BEF" w:rsidP="00B57BEF">
      <w:pPr>
        <w:pStyle w:val="Ttulo"/>
        <w:rPr>
          <w:sz w:val="28"/>
          <w:szCs w:val="28"/>
          <w:lang w:val="en-US"/>
        </w:rPr>
      </w:pPr>
      <w:r w:rsidRPr="00B57BEF">
        <w:rPr>
          <w:sz w:val="28"/>
          <w:szCs w:val="28"/>
          <w:lang w:val="en-US"/>
        </w:rPr>
        <w:lastRenderedPageBreak/>
        <w:t>Document Approval</w:t>
      </w:r>
    </w:p>
    <w:p w14:paraId="14429ED7" w14:textId="77777777" w:rsidR="008A45AB" w:rsidRPr="008A45AB" w:rsidRDefault="008A45AB" w:rsidP="008A45AB">
      <w:pPr>
        <w:rPr>
          <w:lang w:val="en-US"/>
        </w:rPr>
      </w:pPr>
    </w:p>
    <w:tbl>
      <w:tblPr>
        <w:tblW w:w="0" w:type="auto"/>
        <w:tblInd w:w="270" w:type="dxa"/>
        <w:tblLook w:val="0420" w:firstRow="1" w:lastRow="0" w:firstColumn="0" w:lastColumn="0" w:noHBand="0" w:noVBand="1"/>
      </w:tblPr>
      <w:tblGrid>
        <w:gridCol w:w="3265"/>
        <w:gridCol w:w="2123"/>
        <w:gridCol w:w="982"/>
        <w:gridCol w:w="2720"/>
      </w:tblGrid>
      <w:tr w:rsidR="00B57BEF" w14:paraId="58E8061C" w14:textId="77777777" w:rsidTr="008A45AB">
        <w:trPr>
          <w:trHeight w:val="576"/>
        </w:trPr>
        <w:tc>
          <w:tcPr>
            <w:tcW w:w="3330" w:type="dxa"/>
          </w:tcPr>
          <w:p w14:paraId="5AD44991" w14:textId="77777777" w:rsidR="00B57BEF" w:rsidRDefault="008A45AB" w:rsidP="0080532D">
            <w:pPr>
              <w:ind w:left="0"/>
              <w:rPr>
                <w:lang w:val="en-US"/>
              </w:rPr>
            </w:pPr>
            <w:r>
              <w:rPr>
                <w:lang w:val="en-US"/>
              </w:rPr>
              <w:t>Name</w:t>
            </w:r>
          </w:p>
        </w:tc>
        <w:tc>
          <w:tcPr>
            <w:tcW w:w="2160" w:type="dxa"/>
          </w:tcPr>
          <w:p w14:paraId="1D1717A5" w14:textId="77777777" w:rsidR="00B57BEF" w:rsidRDefault="008A45AB" w:rsidP="0080532D">
            <w:pPr>
              <w:ind w:left="0"/>
              <w:rPr>
                <w:lang w:val="en-US"/>
              </w:rPr>
            </w:pPr>
            <w:r>
              <w:rPr>
                <w:lang w:val="en-US"/>
              </w:rPr>
              <w:t>Title</w:t>
            </w:r>
          </w:p>
        </w:tc>
        <w:tc>
          <w:tcPr>
            <w:tcW w:w="990" w:type="dxa"/>
          </w:tcPr>
          <w:p w14:paraId="19F2D1DC" w14:textId="77777777" w:rsidR="00B57BEF" w:rsidRDefault="008A45AB" w:rsidP="0080532D">
            <w:pPr>
              <w:ind w:left="0"/>
              <w:rPr>
                <w:lang w:val="en-US"/>
              </w:rPr>
            </w:pPr>
            <w:r>
              <w:rPr>
                <w:lang w:val="en-US"/>
              </w:rPr>
              <w:t>Date</w:t>
            </w:r>
          </w:p>
        </w:tc>
        <w:tc>
          <w:tcPr>
            <w:tcW w:w="2761" w:type="dxa"/>
          </w:tcPr>
          <w:p w14:paraId="1369B240" w14:textId="77777777" w:rsidR="00B57BEF" w:rsidRDefault="008A45AB" w:rsidP="008A45AB">
            <w:pPr>
              <w:ind w:left="0"/>
              <w:jc w:val="both"/>
              <w:rPr>
                <w:lang w:val="en-US"/>
              </w:rPr>
            </w:pPr>
            <w:r>
              <w:rPr>
                <w:lang w:val="en-US"/>
              </w:rPr>
              <w:t>Signature</w:t>
            </w:r>
          </w:p>
        </w:tc>
      </w:tr>
      <w:tr w:rsidR="00B57BEF" w14:paraId="30EABF7F" w14:textId="77777777" w:rsidTr="008A45AB">
        <w:trPr>
          <w:trHeight w:val="576"/>
        </w:trPr>
        <w:tc>
          <w:tcPr>
            <w:tcW w:w="3330" w:type="dxa"/>
          </w:tcPr>
          <w:p w14:paraId="583F373D" w14:textId="77777777" w:rsidR="00B57BEF" w:rsidRPr="0066712E" w:rsidRDefault="00B57BEF" w:rsidP="0080532D">
            <w:pPr>
              <w:ind w:left="0"/>
              <w:rPr>
                <w:sz w:val="20"/>
                <w:szCs w:val="20"/>
                <w:lang w:val="en-US"/>
              </w:rPr>
            </w:pPr>
          </w:p>
        </w:tc>
        <w:tc>
          <w:tcPr>
            <w:tcW w:w="2160" w:type="dxa"/>
          </w:tcPr>
          <w:p w14:paraId="0C36FB8D" w14:textId="77777777" w:rsidR="00B57BEF" w:rsidRPr="0066712E" w:rsidRDefault="00B57BEF" w:rsidP="0080532D">
            <w:pPr>
              <w:ind w:left="0"/>
              <w:rPr>
                <w:sz w:val="20"/>
                <w:szCs w:val="20"/>
                <w:lang w:val="en-US"/>
              </w:rPr>
            </w:pPr>
          </w:p>
        </w:tc>
        <w:tc>
          <w:tcPr>
            <w:tcW w:w="990" w:type="dxa"/>
          </w:tcPr>
          <w:p w14:paraId="345D0247" w14:textId="77777777" w:rsidR="00B57BEF" w:rsidRPr="0066712E" w:rsidRDefault="00B57BEF" w:rsidP="0080532D">
            <w:pPr>
              <w:ind w:left="0"/>
              <w:rPr>
                <w:sz w:val="20"/>
                <w:szCs w:val="20"/>
                <w:lang w:val="en-US"/>
              </w:rPr>
            </w:pPr>
          </w:p>
        </w:tc>
        <w:tc>
          <w:tcPr>
            <w:tcW w:w="2761" w:type="dxa"/>
          </w:tcPr>
          <w:p w14:paraId="6F2D1E27" w14:textId="77777777" w:rsidR="00B57BEF" w:rsidRPr="0066712E" w:rsidRDefault="00B57BEF" w:rsidP="0080532D">
            <w:pPr>
              <w:ind w:left="0"/>
              <w:rPr>
                <w:sz w:val="20"/>
                <w:szCs w:val="20"/>
                <w:lang w:val="en-US"/>
              </w:rPr>
            </w:pPr>
          </w:p>
        </w:tc>
      </w:tr>
      <w:tr w:rsidR="00B57BEF" w14:paraId="594D914A" w14:textId="77777777" w:rsidTr="008A45AB">
        <w:trPr>
          <w:trHeight w:val="576"/>
        </w:trPr>
        <w:tc>
          <w:tcPr>
            <w:tcW w:w="3330" w:type="dxa"/>
          </w:tcPr>
          <w:p w14:paraId="38C13265" w14:textId="77777777" w:rsidR="00B57BEF" w:rsidRDefault="00B57BEF" w:rsidP="0080532D">
            <w:pPr>
              <w:ind w:left="0"/>
              <w:rPr>
                <w:lang w:val="en-US"/>
              </w:rPr>
            </w:pPr>
          </w:p>
        </w:tc>
        <w:tc>
          <w:tcPr>
            <w:tcW w:w="2160" w:type="dxa"/>
          </w:tcPr>
          <w:p w14:paraId="66B71C90" w14:textId="77777777" w:rsidR="00B57BEF" w:rsidRDefault="00B57BEF" w:rsidP="0080532D">
            <w:pPr>
              <w:ind w:left="0"/>
              <w:rPr>
                <w:lang w:val="en-US"/>
              </w:rPr>
            </w:pPr>
          </w:p>
        </w:tc>
        <w:tc>
          <w:tcPr>
            <w:tcW w:w="990" w:type="dxa"/>
          </w:tcPr>
          <w:p w14:paraId="19CFB248" w14:textId="77777777" w:rsidR="00B57BEF" w:rsidRDefault="00B57BEF" w:rsidP="0080532D">
            <w:pPr>
              <w:ind w:left="0"/>
              <w:rPr>
                <w:lang w:val="en-US"/>
              </w:rPr>
            </w:pPr>
          </w:p>
        </w:tc>
        <w:tc>
          <w:tcPr>
            <w:tcW w:w="2761" w:type="dxa"/>
          </w:tcPr>
          <w:p w14:paraId="4FF73232" w14:textId="77777777" w:rsidR="00B57BEF" w:rsidRDefault="00B57BEF" w:rsidP="0080532D">
            <w:pPr>
              <w:ind w:left="0"/>
              <w:rPr>
                <w:lang w:val="en-US"/>
              </w:rPr>
            </w:pPr>
          </w:p>
        </w:tc>
      </w:tr>
      <w:tr w:rsidR="00B57BEF" w14:paraId="44C15CEB" w14:textId="77777777" w:rsidTr="008A45AB">
        <w:trPr>
          <w:trHeight w:val="576"/>
        </w:trPr>
        <w:tc>
          <w:tcPr>
            <w:tcW w:w="3330" w:type="dxa"/>
          </w:tcPr>
          <w:p w14:paraId="0FCB97A8" w14:textId="77777777" w:rsidR="00B57BEF" w:rsidRDefault="00B57BEF" w:rsidP="0080532D">
            <w:pPr>
              <w:ind w:left="0"/>
              <w:rPr>
                <w:lang w:val="en-US"/>
              </w:rPr>
            </w:pPr>
          </w:p>
        </w:tc>
        <w:tc>
          <w:tcPr>
            <w:tcW w:w="2160" w:type="dxa"/>
          </w:tcPr>
          <w:p w14:paraId="1085BE5C" w14:textId="77777777" w:rsidR="00B57BEF" w:rsidRDefault="00B57BEF" w:rsidP="0080532D">
            <w:pPr>
              <w:ind w:left="0"/>
              <w:rPr>
                <w:lang w:val="en-US"/>
              </w:rPr>
            </w:pPr>
          </w:p>
        </w:tc>
        <w:tc>
          <w:tcPr>
            <w:tcW w:w="990" w:type="dxa"/>
          </w:tcPr>
          <w:p w14:paraId="75E476FB" w14:textId="77777777" w:rsidR="00B57BEF" w:rsidRDefault="00B57BEF" w:rsidP="0080532D">
            <w:pPr>
              <w:ind w:left="0"/>
              <w:rPr>
                <w:lang w:val="en-US"/>
              </w:rPr>
            </w:pPr>
          </w:p>
        </w:tc>
        <w:tc>
          <w:tcPr>
            <w:tcW w:w="2761" w:type="dxa"/>
          </w:tcPr>
          <w:p w14:paraId="58B577CA" w14:textId="77777777" w:rsidR="00B57BEF" w:rsidRDefault="00B57BEF" w:rsidP="0080532D">
            <w:pPr>
              <w:ind w:left="0"/>
              <w:rPr>
                <w:lang w:val="en-US"/>
              </w:rPr>
            </w:pPr>
          </w:p>
        </w:tc>
      </w:tr>
      <w:tr w:rsidR="008A45AB" w14:paraId="7CBDCBDE" w14:textId="77777777" w:rsidTr="008A45AB">
        <w:trPr>
          <w:trHeight w:val="576"/>
        </w:trPr>
        <w:tc>
          <w:tcPr>
            <w:tcW w:w="3330" w:type="dxa"/>
          </w:tcPr>
          <w:p w14:paraId="491689B9" w14:textId="77777777" w:rsidR="008A45AB" w:rsidRDefault="008A45AB" w:rsidP="0080532D">
            <w:pPr>
              <w:ind w:left="0"/>
              <w:rPr>
                <w:lang w:val="en-US"/>
              </w:rPr>
            </w:pPr>
          </w:p>
        </w:tc>
        <w:tc>
          <w:tcPr>
            <w:tcW w:w="2160" w:type="dxa"/>
          </w:tcPr>
          <w:p w14:paraId="00AE5CB2" w14:textId="77777777" w:rsidR="008A45AB" w:rsidRDefault="008A45AB" w:rsidP="0080532D">
            <w:pPr>
              <w:ind w:left="0"/>
              <w:rPr>
                <w:lang w:val="en-US"/>
              </w:rPr>
            </w:pPr>
          </w:p>
        </w:tc>
        <w:tc>
          <w:tcPr>
            <w:tcW w:w="990" w:type="dxa"/>
          </w:tcPr>
          <w:p w14:paraId="3C26CE03" w14:textId="77777777" w:rsidR="008A45AB" w:rsidRDefault="008A45AB" w:rsidP="0080532D">
            <w:pPr>
              <w:ind w:left="0"/>
              <w:rPr>
                <w:lang w:val="en-US"/>
              </w:rPr>
            </w:pPr>
          </w:p>
        </w:tc>
        <w:tc>
          <w:tcPr>
            <w:tcW w:w="2761" w:type="dxa"/>
          </w:tcPr>
          <w:p w14:paraId="37BA2F85" w14:textId="77777777" w:rsidR="008A45AB" w:rsidRDefault="008A45AB" w:rsidP="0080532D">
            <w:pPr>
              <w:ind w:left="0"/>
              <w:rPr>
                <w:lang w:val="en-US"/>
              </w:rPr>
            </w:pPr>
          </w:p>
        </w:tc>
      </w:tr>
    </w:tbl>
    <w:p w14:paraId="1842F997" w14:textId="77777777" w:rsidR="00B57BEF" w:rsidRDefault="00B57BEF" w:rsidP="00B57BEF">
      <w:pPr>
        <w:rPr>
          <w:lang w:val="en-US"/>
        </w:rPr>
      </w:pPr>
    </w:p>
    <w:p w14:paraId="5C6DC5BC" w14:textId="77777777" w:rsidR="00B57BEF" w:rsidRDefault="00B57BEF" w:rsidP="00B57BEF">
      <w:pPr>
        <w:rPr>
          <w:lang w:val="en-US"/>
        </w:rPr>
      </w:pPr>
    </w:p>
    <w:p w14:paraId="7A4799C1" w14:textId="77777777" w:rsidR="00B57BEF" w:rsidRDefault="00B57BEF" w:rsidP="00B57BEF">
      <w:pPr>
        <w:rPr>
          <w:lang w:val="en-US"/>
        </w:rPr>
      </w:pPr>
    </w:p>
    <w:p w14:paraId="27E286DD" w14:textId="77777777" w:rsidR="00B57BEF" w:rsidRDefault="00B57BEF" w:rsidP="00B57BEF">
      <w:pPr>
        <w:rPr>
          <w:lang w:val="en-US"/>
        </w:rPr>
      </w:pPr>
    </w:p>
    <w:p w14:paraId="385C889A" w14:textId="77777777" w:rsidR="00B57BEF" w:rsidRDefault="00B57BEF" w:rsidP="00B57BEF">
      <w:pPr>
        <w:pStyle w:val="Ttulo"/>
        <w:rPr>
          <w:sz w:val="24"/>
          <w:szCs w:val="24"/>
          <w:lang w:val="en-US"/>
        </w:rPr>
      </w:pPr>
      <w:r>
        <w:rPr>
          <w:sz w:val="24"/>
          <w:szCs w:val="24"/>
          <w:lang w:val="en-US"/>
        </w:rPr>
        <w:t>Revision history</w:t>
      </w:r>
    </w:p>
    <w:tbl>
      <w:tblPr>
        <w:tblStyle w:val="TabeladeLista4-Destaque1"/>
        <w:tblW w:w="0" w:type="auto"/>
        <w:tblInd w:w="265" w:type="dxa"/>
        <w:tblLook w:val="0420" w:firstRow="1" w:lastRow="0" w:firstColumn="0" w:lastColumn="0" w:noHBand="0" w:noVBand="1"/>
      </w:tblPr>
      <w:tblGrid>
        <w:gridCol w:w="990"/>
        <w:gridCol w:w="1656"/>
        <w:gridCol w:w="5126"/>
        <w:gridCol w:w="1313"/>
      </w:tblGrid>
      <w:tr w:rsidR="00B57BEF" w14:paraId="317E477E" w14:textId="77777777" w:rsidTr="0080532D">
        <w:trPr>
          <w:cnfStyle w:val="100000000000" w:firstRow="1" w:lastRow="0" w:firstColumn="0" w:lastColumn="0" w:oddVBand="0" w:evenVBand="0" w:oddHBand="0" w:evenHBand="0" w:firstRowFirstColumn="0" w:firstRowLastColumn="0" w:lastRowFirstColumn="0" w:lastRowLastColumn="0"/>
        </w:trPr>
        <w:tc>
          <w:tcPr>
            <w:tcW w:w="990" w:type="dxa"/>
          </w:tcPr>
          <w:p w14:paraId="50F15E40" w14:textId="77777777" w:rsidR="00B57BEF" w:rsidRDefault="00B57BEF" w:rsidP="0080532D">
            <w:pPr>
              <w:ind w:left="0"/>
              <w:rPr>
                <w:lang w:val="en-US"/>
              </w:rPr>
            </w:pPr>
            <w:r>
              <w:rPr>
                <w:lang w:val="en-US"/>
              </w:rPr>
              <w:t>Version</w:t>
            </w:r>
          </w:p>
        </w:tc>
        <w:tc>
          <w:tcPr>
            <w:tcW w:w="1710" w:type="dxa"/>
          </w:tcPr>
          <w:p w14:paraId="56B9A314" w14:textId="77777777" w:rsidR="00B57BEF" w:rsidRDefault="00B57BEF" w:rsidP="0080532D">
            <w:pPr>
              <w:ind w:left="0"/>
              <w:rPr>
                <w:lang w:val="en-US"/>
              </w:rPr>
            </w:pPr>
            <w:r>
              <w:rPr>
                <w:lang w:val="en-US"/>
              </w:rPr>
              <w:t>Author</w:t>
            </w:r>
          </w:p>
        </w:tc>
        <w:tc>
          <w:tcPr>
            <w:tcW w:w="5400" w:type="dxa"/>
          </w:tcPr>
          <w:p w14:paraId="2AB20A56" w14:textId="77777777" w:rsidR="00B57BEF" w:rsidRDefault="00B57BEF" w:rsidP="0080532D">
            <w:pPr>
              <w:ind w:left="0"/>
              <w:rPr>
                <w:lang w:val="en-US"/>
              </w:rPr>
            </w:pPr>
            <w:r>
              <w:rPr>
                <w:lang w:val="en-US"/>
              </w:rPr>
              <w:t>Description</w:t>
            </w:r>
          </w:p>
        </w:tc>
        <w:tc>
          <w:tcPr>
            <w:tcW w:w="1359" w:type="dxa"/>
          </w:tcPr>
          <w:p w14:paraId="0B435771" w14:textId="77777777" w:rsidR="00B57BEF" w:rsidRDefault="00B57BEF" w:rsidP="0080532D">
            <w:pPr>
              <w:ind w:left="0"/>
              <w:rPr>
                <w:lang w:val="en-US"/>
              </w:rPr>
            </w:pPr>
            <w:r>
              <w:rPr>
                <w:lang w:val="en-US"/>
              </w:rPr>
              <w:t>Date</w:t>
            </w:r>
          </w:p>
        </w:tc>
      </w:tr>
      <w:tr w:rsidR="00B57BEF" w14:paraId="1A4CD18B" w14:textId="77777777" w:rsidTr="0080532D">
        <w:trPr>
          <w:cnfStyle w:val="000000100000" w:firstRow="0" w:lastRow="0" w:firstColumn="0" w:lastColumn="0" w:oddVBand="0" w:evenVBand="0" w:oddHBand="1" w:evenHBand="0" w:firstRowFirstColumn="0" w:firstRowLastColumn="0" w:lastRowFirstColumn="0" w:lastRowLastColumn="0"/>
        </w:trPr>
        <w:tc>
          <w:tcPr>
            <w:tcW w:w="990" w:type="dxa"/>
          </w:tcPr>
          <w:p w14:paraId="54898483" w14:textId="77777777" w:rsidR="00B57BEF" w:rsidRPr="0066712E" w:rsidRDefault="00B57BEF" w:rsidP="0080532D">
            <w:pPr>
              <w:ind w:left="0"/>
              <w:rPr>
                <w:sz w:val="20"/>
                <w:szCs w:val="20"/>
                <w:lang w:val="en-US"/>
              </w:rPr>
            </w:pPr>
            <w:r w:rsidRPr="0066712E">
              <w:rPr>
                <w:sz w:val="20"/>
                <w:szCs w:val="20"/>
                <w:lang w:val="en-US"/>
              </w:rPr>
              <w:t>1.0</w:t>
            </w:r>
          </w:p>
        </w:tc>
        <w:tc>
          <w:tcPr>
            <w:tcW w:w="1710" w:type="dxa"/>
          </w:tcPr>
          <w:p w14:paraId="3AAD8A54" w14:textId="77777777" w:rsidR="00B57BEF" w:rsidRPr="0066712E" w:rsidRDefault="00B57BEF" w:rsidP="0080532D">
            <w:pPr>
              <w:ind w:left="0"/>
              <w:rPr>
                <w:sz w:val="20"/>
                <w:szCs w:val="20"/>
                <w:lang w:val="en-US"/>
              </w:rPr>
            </w:pPr>
            <w:r>
              <w:rPr>
                <w:sz w:val="20"/>
                <w:szCs w:val="20"/>
                <w:lang w:val="en-US"/>
              </w:rPr>
              <w:t>&lt;&gt;</w:t>
            </w:r>
          </w:p>
        </w:tc>
        <w:tc>
          <w:tcPr>
            <w:tcW w:w="5400" w:type="dxa"/>
          </w:tcPr>
          <w:p w14:paraId="2EA09235" w14:textId="77777777" w:rsidR="00B57BEF" w:rsidRPr="0066712E" w:rsidRDefault="00B57BEF" w:rsidP="0080532D">
            <w:pPr>
              <w:ind w:left="0"/>
              <w:rPr>
                <w:sz w:val="20"/>
                <w:szCs w:val="20"/>
                <w:lang w:val="en-US"/>
              </w:rPr>
            </w:pPr>
            <w:r w:rsidRPr="0066712E">
              <w:rPr>
                <w:sz w:val="20"/>
                <w:szCs w:val="20"/>
                <w:lang w:val="en-US"/>
              </w:rPr>
              <w:t>Initial version</w:t>
            </w:r>
          </w:p>
        </w:tc>
        <w:tc>
          <w:tcPr>
            <w:tcW w:w="1359" w:type="dxa"/>
          </w:tcPr>
          <w:p w14:paraId="6115BEFD" w14:textId="77777777" w:rsidR="00B57BEF" w:rsidRPr="0066712E" w:rsidRDefault="00B57BEF" w:rsidP="0080532D">
            <w:pPr>
              <w:ind w:left="0"/>
              <w:rPr>
                <w:sz w:val="20"/>
                <w:szCs w:val="20"/>
                <w:lang w:val="en-US"/>
              </w:rPr>
            </w:pPr>
            <w:r>
              <w:rPr>
                <w:sz w:val="20"/>
                <w:szCs w:val="20"/>
                <w:lang w:val="en-US"/>
              </w:rPr>
              <w:t>&lt;&gt;</w:t>
            </w:r>
          </w:p>
        </w:tc>
      </w:tr>
      <w:tr w:rsidR="00B57BEF" w14:paraId="64A6EA19" w14:textId="77777777" w:rsidTr="0080532D">
        <w:tc>
          <w:tcPr>
            <w:tcW w:w="990" w:type="dxa"/>
          </w:tcPr>
          <w:p w14:paraId="100F8EFA" w14:textId="77777777" w:rsidR="00B57BEF" w:rsidRDefault="00B57BEF" w:rsidP="0080532D">
            <w:pPr>
              <w:ind w:left="0"/>
              <w:rPr>
                <w:lang w:val="en-US"/>
              </w:rPr>
            </w:pPr>
          </w:p>
        </w:tc>
        <w:tc>
          <w:tcPr>
            <w:tcW w:w="1710" w:type="dxa"/>
          </w:tcPr>
          <w:p w14:paraId="3FECB941" w14:textId="77777777" w:rsidR="00B57BEF" w:rsidRDefault="00B57BEF" w:rsidP="0080532D">
            <w:pPr>
              <w:ind w:left="0"/>
              <w:rPr>
                <w:lang w:val="en-US"/>
              </w:rPr>
            </w:pPr>
          </w:p>
        </w:tc>
        <w:tc>
          <w:tcPr>
            <w:tcW w:w="5400" w:type="dxa"/>
          </w:tcPr>
          <w:p w14:paraId="778BC16F" w14:textId="77777777" w:rsidR="00B57BEF" w:rsidRDefault="00B57BEF" w:rsidP="0080532D">
            <w:pPr>
              <w:ind w:left="0"/>
              <w:rPr>
                <w:lang w:val="en-US"/>
              </w:rPr>
            </w:pPr>
          </w:p>
        </w:tc>
        <w:tc>
          <w:tcPr>
            <w:tcW w:w="1359" w:type="dxa"/>
          </w:tcPr>
          <w:p w14:paraId="4788C2D3" w14:textId="77777777" w:rsidR="00B57BEF" w:rsidRDefault="00B57BEF" w:rsidP="0080532D">
            <w:pPr>
              <w:ind w:left="0"/>
              <w:rPr>
                <w:lang w:val="en-US"/>
              </w:rPr>
            </w:pPr>
          </w:p>
        </w:tc>
      </w:tr>
      <w:tr w:rsidR="00B57BEF" w14:paraId="372C2006" w14:textId="77777777" w:rsidTr="0080532D">
        <w:trPr>
          <w:cnfStyle w:val="000000100000" w:firstRow="0" w:lastRow="0" w:firstColumn="0" w:lastColumn="0" w:oddVBand="0" w:evenVBand="0" w:oddHBand="1" w:evenHBand="0" w:firstRowFirstColumn="0" w:firstRowLastColumn="0" w:lastRowFirstColumn="0" w:lastRowLastColumn="0"/>
        </w:trPr>
        <w:tc>
          <w:tcPr>
            <w:tcW w:w="990" w:type="dxa"/>
          </w:tcPr>
          <w:p w14:paraId="726FABED" w14:textId="77777777" w:rsidR="00B57BEF" w:rsidRDefault="00B57BEF" w:rsidP="0080532D">
            <w:pPr>
              <w:ind w:left="0"/>
              <w:rPr>
                <w:lang w:val="en-US"/>
              </w:rPr>
            </w:pPr>
          </w:p>
        </w:tc>
        <w:tc>
          <w:tcPr>
            <w:tcW w:w="1710" w:type="dxa"/>
          </w:tcPr>
          <w:p w14:paraId="4123A40D" w14:textId="77777777" w:rsidR="00B57BEF" w:rsidRDefault="00B57BEF" w:rsidP="0080532D">
            <w:pPr>
              <w:ind w:left="0"/>
              <w:rPr>
                <w:lang w:val="en-US"/>
              </w:rPr>
            </w:pPr>
          </w:p>
        </w:tc>
        <w:tc>
          <w:tcPr>
            <w:tcW w:w="5400" w:type="dxa"/>
          </w:tcPr>
          <w:p w14:paraId="0F59516E" w14:textId="77777777" w:rsidR="00B57BEF" w:rsidRDefault="00B57BEF" w:rsidP="0080532D">
            <w:pPr>
              <w:ind w:left="0"/>
              <w:rPr>
                <w:lang w:val="en-US"/>
              </w:rPr>
            </w:pPr>
          </w:p>
        </w:tc>
        <w:tc>
          <w:tcPr>
            <w:tcW w:w="1359" w:type="dxa"/>
          </w:tcPr>
          <w:p w14:paraId="7095A01B" w14:textId="77777777" w:rsidR="00B57BEF" w:rsidRDefault="00B57BEF" w:rsidP="0080532D">
            <w:pPr>
              <w:ind w:left="0"/>
              <w:rPr>
                <w:lang w:val="en-US"/>
              </w:rPr>
            </w:pPr>
          </w:p>
        </w:tc>
      </w:tr>
    </w:tbl>
    <w:p w14:paraId="32D55588" w14:textId="77777777" w:rsidR="00B57BEF" w:rsidRDefault="00B57BEF" w:rsidP="00B57BEF">
      <w:pPr>
        <w:rPr>
          <w:lang w:val="en-US"/>
        </w:rPr>
      </w:pPr>
    </w:p>
    <w:p w14:paraId="3D3F0398" w14:textId="77777777" w:rsidR="00B57BEF" w:rsidRDefault="00B57BEF" w:rsidP="00B57BEF">
      <w:pPr>
        <w:rPr>
          <w:lang w:val="en-US"/>
        </w:rPr>
      </w:pPr>
    </w:p>
    <w:p w14:paraId="3579B91C" w14:textId="77777777" w:rsidR="00B57BEF" w:rsidRDefault="00B57BEF" w:rsidP="00B57BEF">
      <w:pPr>
        <w:rPr>
          <w:lang w:val="en-US"/>
        </w:rPr>
      </w:pPr>
    </w:p>
    <w:p w14:paraId="19BF2750"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0FE2EEBC" w14:textId="17890ECE" w:rsidR="002A3C30" w:rsidRDefault="001B4740" w:rsidP="000D42EC">
      <w:pPr>
        <w:pStyle w:val="Ttulo1"/>
      </w:pPr>
      <w:bookmarkStart w:id="1" w:name="_Ref182154284"/>
      <w:bookmarkStart w:id="2" w:name="_Toc182172823"/>
      <w:proofErr w:type="spellStart"/>
      <w:r>
        <w:lastRenderedPageBreak/>
        <w:t>Introduction</w:t>
      </w:r>
      <w:bookmarkEnd w:id="1"/>
      <w:bookmarkEnd w:id="2"/>
      <w:proofErr w:type="spellEnd"/>
    </w:p>
    <w:p w14:paraId="208C8918" w14:textId="370F1F41" w:rsidR="000D42EC" w:rsidRDefault="000D42EC" w:rsidP="000D42EC">
      <w:pPr>
        <w:pStyle w:val="Ttulo2"/>
        <w:numPr>
          <w:ilvl w:val="1"/>
          <w:numId w:val="4"/>
        </w:numPr>
      </w:pPr>
      <w:bookmarkStart w:id="3" w:name="_Toc182172824"/>
      <w:proofErr w:type="spellStart"/>
      <w:r w:rsidRPr="000D42EC">
        <w:t>Purpose</w:t>
      </w:r>
      <w:bookmarkEnd w:id="3"/>
      <w:proofErr w:type="spellEnd"/>
    </w:p>
    <w:p w14:paraId="25CFE4D8" w14:textId="77777777" w:rsidR="009D60E5" w:rsidRPr="009D60E5" w:rsidRDefault="009D60E5" w:rsidP="009D60E5"/>
    <w:p w14:paraId="5F8D60DF" w14:textId="5641011D" w:rsidR="4F4FA893" w:rsidRDefault="4F4FA893" w:rsidP="2C698B48">
      <w:pPr>
        <w:spacing w:after="0"/>
        <w:ind w:firstLine="720"/>
        <w:jc w:val="both"/>
        <w:rPr>
          <w:rFonts w:ascii="Trebuchet MS" w:eastAsia="Trebuchet MS" w:hAnsi="Trebuchet MS" w:cs="Trebuchet MS"/>
          <w:lang w:val="en-US"/>
        </w:rPr>
      </w:pPr>
      <w:proofErr w:type="spellStart"/>
      <w:r w:rsidRPr="006C120C">
        <w:rPr>
          <w:rFonts w:ascii="Trebuchet MS" w:eastAsia="Trebuchet MS" w:hAnsi="Trebuchet MS" w:cs="Trebuchet MS"/>
        </w:rPr>
        <w:t>This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document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outlines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the</w:t>
      </w:r>
      <w:proofErr w:type="spellEnd"/>
      <w:r w:rsidRPr="006C120C">
        <w:rPr>
          <w:rFonts w:ascii="Trebuchet MS" w:eastAsia="Trebuchet MS" w:hAnsi="Trebuchet MS" w:cs="Trebuchet MS"/>
        </w:rPr>
        <w:t xml:space="preserve"> software </w:t>
      </w:r>
      <w:proofErr w:type="spellStart"/>
      <w:r w:rsidRPr="006C120C">
        <w:rPr>
          <w:rFonts w:ascii="Trebuchet MS" w:eastAsia="Trebuchet MS" w:hAnsi="Trebuchet MS" w:cs="Trebuchet MS"/>
        </w:rPr>
        <w:t>requirements</w:t>
      </w:r>
      <w:proofErr w:type="spellEnd"/>
      <w:r w:rsidRPr="006C120C">
        <w:rPr>
          <w:rFonts w:ascii="Trebuchet MS" w:eastAsia="Trebuchet MS" w:hAnsi="Trebuchet MS" w:cs="Trebuchet MS"/>
        </w:rPr>
        <w:t xml:space="preserve"> for a </w:t>
      </w:r>
      <w:proofErr w:type="spellStart"/>
      <w:r w:rsidRPr="006C120C">
        <w:rPr>
          <w:rFonts w:ascii="Trebuchet MS" w:eastAsia="Trebuchet MS" w:hAnsi="Trebuchet MS" w:cs="Trebuchet MS"/>
        </w:rPr>
        <w:t>system</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aimed</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at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enhancing</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collaboration</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between</w:t>
      </w:r>
      <w:proofErr w:type="spellEnd"/>
      <w:r w:rsidRPr="006C120C">
        <w:rPr>
          <w:rFonts w:ascii="Trebuchet MS" w:eastAsia="Trebuchet MS" w:hAnsi="Trebuchet MS" w:cs="Trebuchet MS"/>
        </w:rPr>
        <w:t xml:space="preserve"> AMAP (</w:t>
      </w:r>
      <w:r w:rsidR="3518EB18" w:rsidRPr="006C120C">
        <w:rPr>
          <w:rFonts w:ascii="Trebuchet MS" w:eastAsia="Trebuchet MS" w:hAnsi="Trebuchet MS" w:cs="Trebuchet MS"/>
        </w:rPr>
        <w:t>A</w:t>
      </w:r>
      <w:r w:rsidR="4B65B516" w:rsidRPr="006C120C">
        <w:rPr>
          <w:rFonts w:ascii="Trebuchet MS" w:eastAsia="Trebuchet MS" w:hAnsi="Trebuchet MS" w:cs="Trebuchet MS"/>
        </w:rPr>
        <w:t>ssociação pela Manutenção da Agricultura de Proximidade</w:t>
      </w:r>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and</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other</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entities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involved</w:t>
      </w:r>
      <w:proofErr w:type="spellEnd"/>
      <w:r w:rsidRPr="006C120C">
        <w:rPr>
          <w:rFonts w:ascii="Trebuchet MS" w:eastAsia="Trebuchet MS" w:hAnsi="Trebuchet MS" w:cs="Trebuchet MS"/>
        </w:rPr>
        <w:t xml:space="preserve"> in CSA (</w:t>
      </w:r>
      <w:r w:rsidR="3518EB18" w:rsidRPr="006C120C">
        <w:rPr>
          <w:rFonts w:ascii="Trebuchet MS" w:eastAsia="Trebuchet MS" w:hAnsi="Trebuchet MS" w:cs="Trebuchet MS"/>
        </w:rPr>
        <w:t>C</w:t>
      </w:r>
      <w:r w:rsidR="3E3759EB" w:rsidRPr="006C120C">
        <w:rPr>
          <w:rFonts w:ascii="Trebuchet MS" w:eastAsia="Trebuchet MS" w:hAnsi="Trebuchet MS" w:cs="Trebuchet MS"/>
        </w:rPr>
        <w:t>omunidade que Sustenta a Agricultura</w:t>
      </w:r>
      <w:r w:rsidR="3518EB18" w:rsidRPr="006C120C">
        <w:rPr>
          <w:rFonts w:ascii="Trebuchet MS" w:eastAsia="Trebuchet MS" w:hAnsi="Trebuchet MS" w:cs="Trebuchet MS"/>
        </w:rPr>
        <w:t>).</w:t>
      </w:r>
      <w:r w:rsidRPr="006C120C">
        <w:rPr>
          <w:rFonts w:ascii="Trebuchet MS" w:eastAsia="Trebuchet MS" w:hAnsi="Trebuchet MS" w:cs="Trebuchet MS"/>
        </w:rPr>
        <w:t xml:space="preserve"> </w:t>
      </w:r>
      <w:r w:rsidRPr="34A42F94">
        <w:rPr>
          <w:rFonts w:ascii="Trebuchet MS" w:eastAsia="Trebuchet MS" w:hAnsi="Trebuchet MS" w:cs="Trebuchet MS"/>
          <w:lang w:val="en-US"/>
        </w:rPr>
        <w:t>The purpose of this system is to create an efficient platform to facilitate mandatory communications among the various target audiences identified by AMAP, focusing on a solution that supports the collaborative management of producers and consumers.</w:t>
      </w:r>
    </w:p>
    <w:p w14:paraId="07994D1C" w14:textId="1E028CA6" w:rsidR="4F4FA893" w:rsidRDefault="4F4FA893" w:rsidP="2C698B48">
      <w:pPr>
        <w:spacing w:after="0"/>
        <w:ind w:firstLine="720"/>
        <w:jc w:val="both"/>
        <w:rPr>
          <w:rFonts w:ascii="Trebuchet MS" w:eastAsia="Trebuchet MS" w:hAnsi="Trebuchet MS" w:cs="Trebuchet MS"/>
          <w:lang w:val="en-US"/>
        </w:rPr>
      </w:pPr>
      <w:r w:rsidRPr="387D5C90">
        <w:rPr>
          <w:rFonts w:ascii="Trebuchet MS" w:eastAsia="Trebuchet MS" w:hAnsi="Trebuchet MS" w:cs="Trebuchet MS"/>
          <w:lang w:val="en-US"/>
        </w:rPr>
        <w:t xml:space="preserve">The system will serve a diverse range of stakeholders, including AMAP producers, zone managers, consumers, certification entities, and local authorities. The primary product covered in this document is the upcoming version of the AMAP </w:t>
      </w:r>
      <w:r w:rsidR="4C1D8562" w:rsidRPr="387D5C90">
        <w:rPr>
          <w:rFonts w:ascii="Trebuchet MS" w:eastAsia="Trebuchet MS" w:hAnsi="Trebuchet MS" w:cs="Trebuchet MS"/>
          <w:lang w:val="en-US"/>
        </w:rPr>
        <w:t>web application</w:t>
      </w:r>
      <w:r w:rsidRPr="387D5C90">
        <w:rPr>
          <w:rFonts w:ascii="Trebuchet MS" w:eastAsia="Trebuchet MS" w:hAnsi="Trebuchet MS" w:cs="Trebuchet MS"/>
          <w:lang w:val="en-US"/>
        </w:rPr>
        <w:t>, which will incorporate features enabling extensive interaction between these various groups.</w:t>
      </w:r>
    </w:p>
    <w:p w14:paraId="1724FE26" w14:textId="175D1C20" w:rsidR="4F4FA893" w:rsidRDefault="4F4FA893" w:rsidP="2C698B48">
      <w:pPr>
        <w:spacing w:after="0"/>
        <w:ind w:firstLine="720"/>
        <w:jc w:val="both"/>
        <w:rPr>
          <w:rFonts w:ascii="Trebuchet MS" w:eastAsia="Trebuchet MS" w:hAnsi="Trebuchet MS" w:cs="Trebuchet MS"/>
          <w:lang w:val="en-US"/>
        </w:rPr>
      </w:pPr>
      <w:r w:rsidRPr="387D5C90">
        <w:rPr>
          <w:rFonts w:ascii="Trebuchet MS" w:eastAsia="Trebuchet MS" w:hAnsi="Trebuchet MS" w:cs="Trebuchet MS"/>
          <w:lang w:val="en-US"/>
        </w:rPr>
        <w:t xml:space="preserve">This document is intended for a variety of readers, including software developers responsible for implementation, project managers overseeing collaboration, marketing staff promoting the solution, end users who will utilize the </w:t>
      </w:r>
      <w:r w:rsidR="6ABCFCA0" w:rsidRPr="387D5C90">
        <w:rPr>
          <w:rFonts w:ascii="Trebuchet MS" w:eastAsia="Trebuchet MS" w:hAnsi="Trebuchet MS" w:cs="Trebuchet MS"/>
          <w:lang w:val="en-US"/>
        </w:rPr>
        <w:t>web application</w:t>
      </w:r>
      <w:r w:rsidRPr="387D5C90">
        <w:rPr>
          <w:rFonts w:ascii="Trebuchet MS" w:eastAsia="Trebuchet MS" w:hAnsi="Trebuchet MS" w:cs="Trebuchet MS"/>
          <w:lang w:val="en-US"/>
        </w:rPr>
        <w:t>, testers ensuring quality and functionality, and documentation writers who will need to produce user guides and manuals.</w:t>
      </w:r>
    </w:p>
    <w:p w14:paraId="0E7E0F4E" w14:textId="3CA6F0FC" w:rsidR="000D42EC" w:rsidRDefault="000D42EC" w:rsidP="000D42EC">
      <w:pPr>
        <w:pStyle w:val="Ttulo2"/>
        <w:numPr>
          <w:ilvl w:val="1"/>
          <w:numId w:val="4"/>
        </w:numPr>
      </w:pPr>
      <w:bookmarkStart w:id="4" w:name="_Toc182172825"/>
      <w:bookmarkStart w:id="5" w:name="_Hlk182153664"/>
      <w:proofErr w:type="spellStart"/>
      <w:r w:rsidRPr="000D42EC">
        <w:t>Document</w:t>
      </w:r>
      <w:proofErr w:type="spellEnd"/>
      <w:r w:rsidRPr="000D42EC">
        <w:t xml:space="preserve"> </w:t>
      </w:r>
      <w:proofErr w:type="spellStart"/>
      <w:r w:rsidRPr="000D42EC">
        <w:t>conventions</w:t>
      </w:r>
      <w:bookmarkEnd w:id="4"/>
      <w:proofErr w:type="spellEnd"/>
    </w:p>
    <w:bookmarkEnd w:id="5"/>
    <w:p w14:paraId="21000795" w14:textId="77777777" w:rsidR="00C84F7A" w:rsidRPr="00C84F7A" w:rsidRDefault="00C84F7A" w:rsidP="00C84F7A">
      <w:pPr>
        <w:rPr>
          <w:lang w:val="en-US"/>
        </w:rPr>
      </w:pPr>
    </w:p>
    <w:p w14:paraId="2CD71575" w14:textId="5101E506" w:rsidR="72144C61" w:rsidRDefault="72144C61" w:rsidP="00F11FB5">
      <w:pPr>
        <w:pStyle w:val="PargrafodaLista"/>
        <w:numPr>
          <w:ilvl w:val="0"/>
          <w:numId w:val="1"/>
        </w:numPr>
        <w:jc w:val="both"/>
      </w:pPr>
      <w:r>
        <w:t xml:space="preserve">IEEE </w:t>
      </w:r>
      <w:proofErr w:type="spellStart"/>
      <w:r>
        <w:t>bibliographic</w:t>
      </w:r>
      <w:proofErr w:type="spellEnd"/>
      <w:r>
        <w:t xml:space="preserve"> </w:t>
      </w:r>
      <w:proofErr w:type="spellStart"/>
      <w:r>
        <w:t>citation</w:t>
      </w:r>
      <w:proofErr w:type="spellEnd"/>
      <w:r>
        <w:t xml:space="preserve"> </w:t>
      </w:r>
      <w:proofErr w:type="spellStart"/>
      <w:r>
        <w:t>style</w:t>
      </w:r>
      <w:proofErr w:type="spellEnd"/>
      <w:r>
        <w:t>.</w:t>
      </w:r>
    </w:p>
    <w:p w14:paraId="1D311959" w14:textId="2A24175F" w:rsidR="2D9A7EFB" w:rsidRPr="006C120C" w:rsidRDefault="2D9A7EFB" w:rsidP="00F11FB5">
      <w:pPr>
        <w:pStyle w:val="PargrafodaLista"/>
        <w:numPr>
          <w:ilvl w:val="0"/>
          <w:numId w:val="1"/>
        </w:numPr>
        <w:jc w:val="both"/>
        <w:rPr>
          <w:lang w:val="en-GB"/>
        </w:rPr>
      </w:pPr>
      <w:r w:rsidRPr="006C120C">
        <w:rPr>
          <w:lang w:val="en-GB"/>
        </w:rPr>
        <w:t xml:space="preserve">All diagrams used to support project development, including domain models and use case diagrams, follow UML (Unified </w:t>
      </w:r>
      <w:proofErr w:type="spellStart"/>
      <w:r w:rsidR="00F11FB5" w:rsidRPr="006C120C">
        <w:rPr>
          <w:lang w:val="en-GB"/>
        </w:rPr>
        <w:t>Modeling</w:t>
      </w:r>
      <w:proofErr w:type="spellEnd"/>
      <w:r w:rsidRPr="006C120C">
        <w:rPr>
          <w:lang w:val="en-GB"/>
        </w:rPr>
        <w:t xml:space="preserve"> Language) notation.</w:t>
      </w:r>
    </w:p>
    <w:p w14:paraId="5753AF8A" w14:textId="5ADFCE2B" w:rsidR="3A4EDE35" w:rsidRPr="006C120C" w:rsidRDefault="3A4EDE35" w:rsidP="00F11FB5">
      <w:pPr>
        <w:pStyle w:val="PargrafodaLista"/>
        <w:numPr>
          <w:ilvl w:val="0"/>
          <w:numId w:val="1"/>
        </w:numPr>
        <w:spacing w:after="0"/>
        <w:jc w:val="both"/>
        <w:rPr>
          <w:lang w:val="en-GB"/>
        </w:rPr>
      </w:pPr>
      <w:r w:rsidRPr="006C120C">
        <w:rPr>
          <w:i/>
          <w:iCs/>
          <w:lang w:val="en-GB"/>
        </w:rPr>
        <w:t>Bold</w:t>
      </w:r>
      <w:r w:rsidRPr="006C120C">
        <w:rPr>
          <w:lang w:val="en-GB"/>
        </w:rPr>
        <w:t xml:space="preserve"> text is used to highlight key concepts or terms.</w:t>
      </w:r>
    </w:p>
    <w:p w14:paraId="27162571" w14:textId="0C888D2C" w:rsidR="3A4EDE35" w:rsidRPr="006C120C" w:rsidRDefault="3A4EDE35" w:rsidP="00F11FB5">
      <w:pPr>
        <w:pStyle w:val="PargrafodaLista"/>
        <w:numPr>
          <w:ilvl w:val="0"/>
          <w:numId w:val="1"/>
        </w:numPr>
        <w:spacing w:after="0"/>
        <w:jc w:val="both"/>
        <w:rPr>
          <w:lang w:val="en-GB"/>
        </w:rPr>
      </w:pPr>
      <w:r w:rsidRPr="006C120C">
        <w:rPr>
          <w:i/>
          <w:iCs/>
          <w:lang w:val="en-GB"/>
        </w:rPr>
        <w:t>Italicized</w:t>
      </w:r>
      <w:r w:rsidRPr="006C120C">
        <w:rPr>
          <w:lang w:val="en-GB"/>
        </w:rPr>
        <w:t xml:space="preserve"> text denotes specific actions or important notes.</w:t>
      </w:r>
    </w:p>
    <w:p w14:paraId="0BDF3320" w14:textId="04580DE5" w:rsidR="3A4EDE35" w:rsidRPr="006C120C" w:rsidRDefault="3A4EDE35" w:rsidP="00F11FB5">
      <w:pPr>
        <w:pStyle w:val="PargrafodaLista"/>
        <w:numPr>
          <w:ilvl w:val="0"/>
          <w:numId w:val="1"/>
        </w:numPr>
        <w:spacing w:after="0"/>
        <w:jc w:val="both"/>
        <w:rPr>
          <w:lang w:val="en-GB"/>
        </w:rPr>
      </w:pPr>
      <w:r w:rsidRPr="006C120C">
        <w:rPr>
          <w:lang w:val="en-GB"/>
        </w:rPr>
        <w:t xml:space="preserve">Code snippets and commands are displayed in </w:t>
      </w:r>
      <w:r w:rsidRPr="006C120C">
        <w:rPr>
          <w:rFonts w:ascii="Consolas" w:eastAsia="Consolas" w:hAnsi="Consolas" w:cs="Consolas"/>
          <w:lang w:val="en-GB"/>
        </w:rPr>
        <w:t>monospace font</w:t>
      </w:r>
      <w:r w:rsidRPr="006C120C">
        <w:rPr>
          <w:lang w:val="en-GB"/>
        </w:rPr>
        <w:t xml:space="preserve"> to distinguish them from the main text.</w:t>
      </w:r>
    </w:p>
    <w:p w14:paraId="71A1FDB4" w14:textId="77777777" w:rsidR="00432506" w:rsidRPr="00462755" w:rsidRDefault="3A4EDE35" w:rsidP="00F11FB5">
      <w:pPr>
        <w:pStyle w:val="PargrafodaLista"/>
        <w:numPr>
          <w:ilvl w:val="0"/>
          <w:numId w:val="1"/>
        </w:numPr>
        <w:spacing w:after="0"/>
        <w:jc w:val="both"/>
      </w:pPr>
      <w:r w:rsidRPr="00462755">
        <w:rPr>
          <w:b/>
        </w:rPr>
        <w:t>AMAP</w:t>
      </w:r>
      <w:r w:rsidRPr="00462755">
        <w:t xml:space="preserve">: </w:t>
      </w:r>
      <w:r w:rsidR="00432506" w:rsidRPr="006C120C">
        <w:rPr>
          <w:rFonts w:ascii="Trebuchet MS" w:eastAsia="Trebuchet MS" w:hAnsi="Trebuchet MS" w:cs="Trebuchet MS"/>
        </w:rPr>
        <w:t>Associação pela Manutenção da Agricultura de Proximidade</w:t>
      </w:r>
      <w:r w:rsidR="00432506" w:rsidRPr="00462755">
        <w:rPr>
          <w:b/>
        </w:rPr>
        <w:t xml:space="preserve"> </w:t>
      </w:r>
    </w:p>
    <w:p w14:paraId="4A7BEC55" w14:textId="7A62F198" w:rsidR="3A4EDE35" w:rsidRPr="008B5E9B" w:rsidRDefault="3A4EDE35" w:rsidP="00F11FB5">
      <w:pPr>
        <w:pStyle w:val="PargrafodaLista"/>
        <w:numPr>
          <w:ilvl w:val="0"/>
          <w:numId w:val="1"/>
        </w:numPr>
        <w:spacing w:after="0"/>
        <w:jc w:val="both"/>
      </w:pPr>
      <w:r w:rsidRPr="00462755">
        <w:rPr>
          <w:b/>
        </w:rPr>
        <w:t>CSA</w:t>
      </w:r>
      <w:r w:rsidRPr="00462755">
        <w:t xml:space="preserve">: </w:t>
      </w:r>
      <w:r w:rsidR="00432506" w:rsidRPr="006C120C">
        <w:rPr>
          <w:rFonts w:ascii="Trebuchet MS" w:eastAsia="Trebuchet MS" w:hAnsi="Trebuchet MS" w:cs="Trebuchet MS"/>
        </w:rPr>
        <w:t>Comunidade que Sustenta a Agricultura</w:t>
      </w:r>
      <w:r w:rsidRPr="00462755">
        <w:t>.</w:t>
      </w:r>
    </w:p>
    <w:p w14:paraId="74680C49" w14:textId="54C73201" w:rsidR="387D5C90" w:rsidRPr="008B5E9B" w:rsidRDefault="000D42EC">
      <w:pPr>
        <w:ind w:left="0"/>
      </w:pPr>
      <w:r>
        <w:br w:type="page"/>
      </w:r>
    </w:p>
    <w:p w14:paraId="45F6F9F2" w14:textId="3E1EC76A" w:rsidR="000D42EC" w:rsidRDefault="000D42EC" w:rsidP="000D42EC">
      <w:pPr>
        <w:pStyle w:val="Ttulo2"/>
        <w:numPr>
          <w:ilvl w:val="1"/>
          <w:numId w:val="4"/>
        </w:numPr>
      </w:pPr>
      <w:bookmarkStart w:id="6" w:name="_Toc182172826"/>
      <w:r w:rsidRPr="000D42EC">
        <w:lastRenderedPageBreak/>
        <w:t>Project scope</w:t>
      </w:r>
      <w:bookmarkEnd w:id="6"/>
    </w:p>
    <w:p w14:paraId="33C6FEA1" w14:textId="77777777" w:rsidR="000D42EC" w:rsidRPr="000D42EC" w:rsidRDefault="000D42EC" w:rsidP="000D42EC">
      <w:pPr>
        <w:rPr>
          <w:lang w:val="en-GB"/>
        </w:rPr>
      </w:pPr>
    </w:p>
    <w:p w14:paraId="08C19F3C" w14:textId="0D6A0E62" w:rsidR="6FEA4E52" w:rsidRDefault="6FEA4E52" w:rsidP="2C698B48">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The scope of this project is to develop a software solution that supports the AMAP (</w:t>
      </w:r>
      <w:proofErr w:type="spellStart"/>
      <w:r w:rsidRPr="2C698B48">
        <w:rPr>
          <w:rFonts w:ascii="Trebuchet MS" w:eastAsia="Trebuchet MS" w:hAnsi="Trebuchet MS" w:cs="Trebuchet MS"/>
          <w:lang w:val="en-US"/>
        </w:rPr>
        <w:t>Associação</w:t>
      </w:r>
      <w:proofErr w:type="spellEnd"/>
      <w:r w:rsidRPr="2C698B48">
        <w:rPr>
          <w:rFonts w:ascii="Trebuchet MS" w:eastAsia="Trebuchet MS" w:hAnsi="Trebuchet MS" w:cs="Trebuchet MS"/>
          <w:lang w:val="en-US"/>
        </w:rPr>
        <w:t xml:space="preserve"> para a </w:t>
      </w:r>
      <w:proofErr w:type="spellStart"/>
      <w:r w:rsidRPr="2C698B48">
        <w:rPr>
          <w:rFonts w:ascii="Trebuchet MS" w:eastAsia="Trebuchet MS" w:hAnsi="Trebuchet MS" w:cs="Trebuchet MS"/>
          <w:lang w:val="en-US"/>
        </w:rPr>
        <w:t>Mobilização</w:t>
      </w:r>
      <w:proofErr w:type="spellEnd"/>
      <w:r w:rsidRPr="2C698B48">
        <w:rPr>
          <w:rFonts w:ascii="Trebuchet MS" w:eastAsia="Trebuchet MS" w:hAnsi="Trebuchet MS" w:cs="Trebuchet MS"/>
          <w:lang w:val="en-US"/>
        </w:rPr>
        <w:t xml:space="preserve"> de Alimentos e </w:t>
      </w:r>
      <w:proofErr w:type="spellStart"/>
      <w:r w:rsidRPr="2C698B48">
        <w:rPr>
          <w:rFonts w:ascii="Trebuchet MS" w:eastAsia="Trebuchet MS" w:hAnsi="Trebuchet MS" w:cs="Trebuchet MS"/>
          <w:lang w:val="en-US"/>
        </w:rPr>
        <w:t>Produtos</w:t>
      </w:r>
      <w:proofErr w:type="spellEnd"/>
      <w:r w:rsidRPr="2C698B48">
        <w:rPr>
          <w:rFonts w:ascii="Trebuchet MS" w:eastAsia="Trebuchet MS" w:hAnsi="Trebuchet MS" w:cs="Trebuchet MS"/>
          <w:lang w:val="en-US"/>
        </w:rPr>
        <w:t xml:space="preserve">) </w:t>
      </w:r>
      <w:r w:rsidR="00CC3210">
        <w:rPr>
          <w:rFonts w:ascii="Trebuchet MS" w:eastAsia="Trebuchet MS" w:hAnsi="Trebuchet MS" w:cs="Trebuchet MS"/>
          <w:lang w:val="en-US"/>
        </w:rPr>
        <w:t>[</w:t>
      </w:r>
      <w:r w:rsidR="00CC3210">
        <w:rPr>
          <w:rFonts w:ascii="Trebuchet MS" w:eastAsia="Trebuchet MS" w:hAnsi="Trebuchet MS" w:cs="Trebuchet MS"/>
          <w:lang w:val="en-US"/>
        </w:rPr>
        <w:fldChar w:fldCharType="begin"/>
      </w:r>
      <w:r w:rsidR="00CC3210">
        <w:rPr>
          <w:rFonts w:ascii="Trebuchet MS" w:eastAsia="Trebuchet MS" w:hAnsi="Trebuchet MS" w:cs="Trebuchet MS"/>
          <w:lang w:val="en-US"/>
        </w:rPr>
        <w:instrText xml:space="preserve"> REF _Ref182154223 \n \h </w:instrText>
      </w:r>
      <w:r w:rsidR="00CC3210">
        <w:rPr>
          <w:rFonts w:ascii="Trebuchet MS" w:eastAsia="Trebuchet MS" w:hAnsi="Trebuchet MS" w:cs="Trebuchet MS"/>
          <w:lang w:val="en-US"/>
        </w:rPr>
      </w:r>
      <w:r w:rsidR="00CC3210">
        <w:rPr>
          <w:rFonts w:ascii="Trebuchet MS" w:eastAsia="Trebuchet MS" w:hAnsi="Trebuchet MS" w:cs="Trebuchet MS"/>
          <w:lang w:val="en-US"/>
        </w:rPr>
        <w:fldChar w:fldCharType="separate"/>
      </w:r>
      <w:r w:rsidR="00F32E00">
        <w:rPr>
          <w:rFonts w:ascii="Trebuchet MS" w:eastAsia="Trebuchet MS" w:hAnsi="Trebuchet MS" w:cs="Trebuchet MS"/>
          <w:lang w:val="en-US"/>
        </w:rPr>
        <w:t>1</w:t>
      </w:r>
      <w:r w:rsidR="00CC3210">
        <w:rPr>
          <w:rFonts w:ascii="Trebuchet MS" w:eastAsia="Trebuchet MS" w:hAnsi="Trebuchet MS" w:cs="Trebuchet MS"/>
          <w:lang w:val="en-US"/>
        </w:rPr>
        <w:fldChar w:fldCharType="end"/>
      </w:r>
      <w:r w:rsidR="00CC3210">
        <w:rPr>
          <w:rFonts w:ascii="Trebuchet MS" w:eastAsia="Trebuchet MS" w:hAnsi="Trebuchet MS" w:cs="Trebuchet MS"/>
          <w:lang w:val="en-US"/>
        </w:rPr>
        <w:t>]</w:t>
      </w:r>
      <w:r w:rsidR="00B25540">
        <w:rPr>
          <w:rFonts w:ascii="Trebuchet MS" w:eastAsia="Trebuchet MS" w:hAnsi="Trebuchet MS" w:cs="Trebuchet MS"/>
          <w:lang w:val="en-US"/>
        </w:rPr>
        <w:t>,</w:t>
      </w:r>
      <w:r w:rsidR="00627148">
        <w:rPr>
          <w:rFonts w:ascii="Trebuchet MS" w:eastAsia="Trebuchet MS" w:hAnsi="Trebuchet MS" w:cs="Trebuchet MS"/>
          <w:lang w:val="en-US"/>
        </w:rPr>
        <w:t xml:space="preserve"> </w:t>
      </w:r>
      <w:r w:rsidRPr="2C698B48">
        <w:rPr>
          <w:rFonts w:ascii="Trebuchet MS" w:eastAsia="Trebuchet MS" w:hAnsi="Trebuchet MS" w:cs="Trebuchet MS"/>
          <w:lang w:val="en-US"/>
        </w:rPr>
        <w:t>initiative by facilitating efficient and transparent processes for connecting local producers with consumers. This software is designed to automate and optimize essential operations such as order management, production scheduling, inventory control, and delivery coordination. By digitizing these workflows, the system will streamline AMAP’s logistics, reduce food waste, and maintain a commitment to sustainability.</w:t>
      </w:r>
    </w:p>
    <w:p w14:paraId="31AE00E2" w14:textId="3B75F424" w:rsidR="6FEA4E52" w:rsidRDefault="6FEA4E52"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Key objectives include improving process efficiency, enhancing consumer satisfaction by simplifying ordering and delivery, and enabling AMAP to expand its operations while upholding its values of local consumption and community involvement. The software aligns with AMAP’s mission to support local agriculture and foster community connections, minimizing environmental impact through demand-driven production and waste reduction.</w:t>
      </w:r>
    </w:p>
    <w:p w14:paraId="389B1932" w14:textId="7D0CBE6F" w:rsidR="6FEA4E52" w:rsidRDefault="6FEA4E52"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This project is an essential step in AMAP’s strategy to sustainably grow its services and strengthen its community-focused model.</w:t>
      </w:r>
    </w:p>
    <w:p w14:paraId="2FC68CF6" w14:textId="4CBF68AF" w:rsidR="001B4740" w:rsidRDefault="001B4740" w:rsidP="000D42EC">
      <w:pPr>
        <w:pStyle w:val="Ttulo2"/>
        <w:numPr>
          <w:ilvl w:val="1"/>
          <w:numId w:val="4"/>
        </w:numPr>
      </w:pPr>
      <w:bookmarkStart w:id="7" w:name="_Ref182154043"/>
      <w:bookmarkStart w:id="8" w:name="_Toc182172827"/>
      <w:proofErr w:type="spellStart"/>
      <w:r w:rsidRPr="000D42EC">
        <w:t>References</w:t>
      </w:r>
      <w:bookmarkEnd w:id="7"/>
      <w:bookmarkEnd w:id="8"/>
      <w:proofErr w:type="spellEnd"/>
    </w:p>
    <w:p w14:paraId="7E37C2C6" w14:textId="7343AA33" w:rsidR="00021286" w:rsidRPr="00021286" w:rsidRDefault="00627148" w:rsidP="00760636">
      <w:pPr>
        <w:pStyle w:val="PargrafodaLista"/>
        <w:numPr>
          <w:ilvl w:val="0"/>
          <w:numId w:val="39"/>
        </w:numPr>
        <w:rPr>
          <w:lang w:val="en-GB"/>
        </w:rPr>
      </w:pPr>
      <w:bookmarkStart w:id="9" w:name="_Ref182154223"/>
      <w:r w:rsidRPr="005E3C1E">
        <w:rPr>
          <w:b/>
          <w:lang w:val="en-GB"/>
        </w:rPr>
        <w:t>“</w:t>
      </w:r>
      <w:r w:rsidR="00B46EBB" w:rsidRPr="004B5FF4">
        <w:rPr>
          <w:lang w:val="en-GB"/>
        </w:rPr>
        <w:t>AMAP," Moving Cause, [</w:t>
      </w:r>
      <w:proofErr w:type="gramStart"/>
      <w:r w:rsidR="00B46EBB" w:rsidRPr="004B5FF4">
        <w:rPr>
          <w:lang w:val="en-GB"/>
        </w:rPr>
        <w:t>Online</w:t>
      </w:r>
      <w:proofErr w:type="gramEnd"/>
      <w:r w:rsidR="00B46EBB" w:rsidRPr="004B5FF4">
        <w:rPr>
          <w:lang w:val="en-GB"/>
        </w:rPr>
        <w:t xml:space="preserve">]. Available: </w:t>
      </w:r>
      <w:hyperlink r:id="rId15" w:tgtFrame="_new" w:history="1">
        <w:r w:rsidR="00B46EBB" w:rsidRPr="004B5FF4">
          <w:rPr>
            <w:rStyle w:val="Hiperligao"/>
            <w:lang w:val="en-GB"/>
          </w:rPr>
          <w:t>https://amap.movingcause.org/</w:t>
        </w:r>
      </w:hyperlink>
      <w:bookmarkEnd w:id="9"/>
    </w:p>
    <w:p w14:paraId="73139BAA" w14:textId="77885716" w:rsidR="001B4740" w:rsidRDefault="001B4740" w:rsidP="003E5069">
      <w:pPr>
        <w:pStyle w:val="Ttulo1"/>
      </w:pPr>
      <w:bookmarkStart w:id="10" w:name="_Toc182172828"/>
      <w:proofErr w:type="spellStart"/>
      <w:r>
        <w:t>Overall</w:t>
      </w:r>
      <w:proofErr w:type="spellEnd"/>
      <w:r>
        <w:t xml:space="preserve"> </w:t>
      </w:r>
      <w:proofErr w:type="spellStart"/>
      <w:r>
        <w:t>description</w:t>
      </w:r>
      <w:bookmarkEnd w:id="10"/>
      <w:proofErr w:type="spellEnd"/>
    </w:p>
    <w:p w14:paraId="19346EA9" w14:textId="4264C67A" w:rsidR="002A3C30" w:rsidRDefault="001B4740" w:rsidP="00592A67">
      <w:pPr>
        <w:pStyle w:val="Ttulo2"/>
        <w:numPr>
          <w:ilvl w:val="1"/>
          <w:numId w:val="4"/>
        </w:numPr>
      </w:pPr>
      <w:bookmarkStart w:id="11" w:name="_Toc182172829"/>
      <w:proofErr w:type="spellStart"/>
      <w:r>
        <w:t>Product</w:t>
      </w:r>
      <w:proofErr w:type="spellEnd"/>
      <w:r>
        <w:t xml:space="preserve"> </w:t>
      </w:r>
      <w:proofErr w:type="spellStart"/>
      <w:r>
        <w:t>Prespe</w:t>
      </w:r>
      <w:r w:rsidR="00602397">
        <w:t>c</w:t>
      </w:r>
      <w:r>
        <w:t>tive</w:t>
      </w:r>
      <w:bookmarkEnd w:id="11"/>
      <w:proofErr w:type="spellEnd"/>
    </w:p>
    <w:p w14:paraId="123B1262" w14:textId="3C44B147" w:rsidR="651CA47C" w:rsidRDefault="651CA47C" w:rsidP="00745E02">
      <w:pPr>
        <w:spacing w:after="0"/>
        <w:jc w:val="both"/>
        <w:rPr>
          <w:rFonts w:ascii="Trebuchet MS" w:eastAsia="Trebuchet MS" w:hAnsi="Trebuchet MS" w:cs="Trebuchet MS"/>
          <w:lang w:val="en-US"/>
        </w:rPr>
      </w:pPr>
      <w:proofErr w:type="spellStart"/>
      <w:r w:rsidRPr="006C120C">
        <w:rPr>
          <w:rFonts w:ascii="Trebuchet MS" w:eastAsia="Trebuchet MS" w:hAnsi="Trebuchet MS" w:cs="Trebuchet MS"/>
        </w:rPr>
        <w:t>This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product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is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designed</w:t>
      </w:r>
      <w:proofErr w:type="spellEnd"/>
      <w:r w:rsidRPr="006C120C">
        <w:rPr>
          <w:rFonts w:ascii="Trebuchet MS" w:eastAsia="Trebuchet MS" w:hAnsi="Trebuchet MS" w:cs="Trebuchet MS"/>
        </w:rPr>
        <w:t xml:space="preserve"> to </w:t>
      </w:r>
      <w:proofErr w:type="spellStart"/>
      <w:r w:rsidRPr="006C120C">
        <w:rPr>
          <w:rFonts w:ascii="Trebuchet MS" w:eastAsia="Trebuchet MS" w:hAnsi="Trebuchet MS" w:cs="Trebuchet MS"/>
        </w:rPr>
        <w:t>enhance</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the</w:t>
      </w:r>
      <w:proofErr w:type="spellEnd"/>
      <w:r w:rsidRPr="006C120C">
        <w:rPr>
          <w:rFonts w:ascii="Trebuchet MS" w:eastAsia="Trebuchet MS" w:hAnsi="Trebuchet MS" w:cs="Trebuchet MS"/>
        </w:rPr>
        <w:t xml:space="preserve"> AMAP (Associação para a Mobilização de Alimentos e Produtos) </w:t>
      </w:r>
      <w:proofErr w:type="spellStart"/>
      <w:r w:rsidRPr="006C120C">
        <w:rPr>
          <w:rFonts w:ascii="Trebuchet MS" w:eastAsia="Trebuchet MS" w:hAnsi="Trebuchet MS" w:cs="Trebuchet MS"/>
        </w:rPr>
        <w:t>initiative</w:t>
      </w:r>
      <w:proofErr w:type="spellEnd"/>
      <w:r w:rsidRPr="006C120C">
        <w:rPr>
          <w:rFonts w:ascii="Trebuchet MS" w:eastAsia="Trebuchet MS" w:hAnsi="Trebuchet MS" w:cs="Trebuchet MS"/>
        </w:rPr>
        <w:t xml:space="preserve">, a Portuguese </w:t>
      </w:r>
      <w:proofErr w:type="spellStart"/>
      <w:r w:rsidRPr="006C120C">
        <w:rPr>
          <w:rFonts w:ascii="Trebuchet MS" w:eastAsia="Trebuchet MS" w:hAnsi="Trebuchet MS" w:cs="Trebuchet MS"/>
        </w:rPr>
        <w:t>organization</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that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connects</w:t>
      </w:r>
      <w:proofErr w:type="spellEnd"/>
      <w:r w:rsidRPr="006C120C">
        <w:rPr>
          <w:rFonts w:ascii="Trebuchet MS" w:eastAsia="Trebuchet MS" w:hAnsi="Trebuchet MS" w:cs="Trebuchet MS"/>
        </w:rPr>
        <w:t xml:space="preserve"> local </w:t>
      </w:r>
      <w:proofErr w:type="spellStart"/>
      <w:r w:rsidRPr="006C120C">
        <w:rPr>
          <w:rFonts w:ascii="Trebuchet MS" w:eastAsia="Trebuchet MS" w:hAnsi="Trebuchet MS" w:cs="Trebuchet MS"/>
        </w:rPr>
        <w:t>producers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directly</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with</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consumers</w:t>
      </w:r>
      <w:proofErr w:type="spellEnd"/>
      <w:r w:rsidRPr="006C120C">
        <w:rPr>
          <w:rFonts w:ascii="Trebuchet MS" w:eastAsia="Trebuchet MS" w:hAnsi="Trebuchet MS" w:cs="Trebuchet MS"/>
        </w:rPr>
        <w:t xml:space="preserve">. </w:t>
      </w:r>
      <w:r w:rsidRPr="2C698B48">
        <w:rPr>
          <w:rFonts w:ascii="Trebuchet MS" w:eastAsia="Trebuchet MS" w:hAnsi="Trebuchet MS" w:cs="Trebuchet MS"/>
          <w:lang w:val="en-US"/>
        </w:rPr>
        <w:t>AMAP's core model is based on pre-ordering, where consumers place orders before the production cycle begins, ensuring that only the requested products are produced. This reduces food waste, supports local agriculture, and promotes sustainability. AMAP’s principles include sustainability, transparency, local consumption, and community engagement.</w:t>
      </w:r>
    </w:p>
    <w:p w14:paraId="5E69AEC2" w14:textId="4B94A307" w:rsidR="651CA47C" w:rsidRDefault="651CA47C"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The primary objectives of AMAP are to promote sustainable agricultural practices, provide consumers with transparency about the food they purchase, support local economies, and foster community ties between consumers and producers. The system being specified will automate processes like order management, production planning, inventory tracking, and delivery logistics, improving efficiency while maintaining AMAP's core values.</w:t>
      </w:r>
    </w:p>
    <w:p w14:paraId="76F9B316" w14:textId="63DC1277" w:rsidR="651CA47C" w:rsidRDefault="651CA47C"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 xml:space="preserve">The current challenge lies in the logistics process, including product requisition, payments, and tracking. This system will address these issues by streamlining and automating key areas, allowing for smoother and more efficient management of orders and deliveries. With interconnected components such as </w:t>
      </w:r>
      <w:r w:rsidRPr="2C698B48">
        <w:rPr>
          <w:rFonts w:ascii="Trebuchet MS" w:eastAsia="Trebuchet MS" w:hAnsi="Trebuchet MS" w:cs="Trebuchet MS"/>
          <w:b/>
          <w:bCs/>
          <w:lang w:val="en-US"/>
        </w:rPr>
        <w:t>Order Management</w:t>
      </w:r>
      <w:r w:rsidRPr="2C698B48">
        <w:rPr>
          <w:rFonts w:ascii="Trebuchet MS" w:eastAsia="Trebuchet MS" w:hAnsi="Trebuchet MS" w:cs="Trebuchet MS"/>
          <w:lang w:val="en-US"/>
        </w:rPr>
        <w:t xml:space="preserve">, </w:t>
      </w:r>
      <w:r w:rsidRPr="2C698B48">
        <w:rPr>
          <w:rFonts w:ascii="Trebuchet MS" w:eastAsia="Trebuchet MS" w:hAnsi="Trebuchet MS" w:cs="Trebuchet MS"/>
          <w:b/>
          <w:bCs/>
          <w:lang w:val="en-US"/>
        </w:rPr>
        <w:t>Inventory Management</w:t>
      </w:r>
      <w:r w:rsidRPr="2C698B48">
        <w:rPr>
          <w:rFonts w:ascii="Trebuchet MS" w:eastAsia="Trebuchet MS" w:hAnsi="Trebuchet MS" w:cs="Trebuchet MS"/>
          <w:lang w:val="en-US"/>
        </w:rPr>
        <w:t xml:space="preserve">, </w:t>
      </w:r>
      <w:r w:rsidRPr="2C698B48">
        <w:rPr>
          <w:rFonts w:ascii="Trebuchet MS" w:eastAsia="Trebuchet MS" w:hAnsi="Trebuchet MS" w:cs="Trebuchet MS"/>
          <w:b/>
          <w:bCs/>
          <w:lang w:val="en-US"/>
        </w:rPr>
        <w:t>Production Planning</w:t>
      </w:r>
      <w:r w:rsidRPr="2C698B48">
        <w:rPr>
          <w:rFonts w:ascii="Trebuchet MS" w:eastAsia="Trebuchet MS" w:hAnsi="Trebuchet MS" w:cs="Trebuchet MS"/>
          <w:lang w:val="en-US"/>
        </w:rPr>
        <w:t xml:space="preserve">, and </w:t>
      </w:r>
      <w:r w:rsidRPr="2C698B48">
        <w:rPr>
          <w:rFonts w:ascii="Trebuchet MS" w:eastAsia="Trebuchet MS" w:hAnsi="Trebuchet MS" w:cs="Trebuchet MS"/>
          <w:b/>
          <w:bCs/>
          <w:lang w:val="en-US"/>
        </w:rPr>
        <w:t>Delivery Management</w:t>
      </w:r>
      <w:r w:rsidRPr="2C698B48">
        <w:rPr>
          <w:rFonts w:ascii="Trebuchet MS" w:eastAsia="Trebuchet MS" w:hAnsi="Trebuchet MS" w:cs="Trebuchet MS"/>
          <w:lang w:val="en-US"/>
        </w:rPr>
        <w:t xml:space="preserve">, the system will ensure a seamless flow from order to delivery, improving overall operational efficiency. This will help </w:t>
      </w:r>
      <w:proofErr w:type="gramStart"/>
      <w:r w:rsidR="00747C9D">
        <w:rPr>
          <w:rFonts w:ascii="Trebuchet MS" w:eastAsia="Trebuchet MS" w:hAnsi="Trebuchet MS" w:cs="Trebuchet MS"/>
          <w:lang w:val="en-US"/>
        </w:rPr>
        <w:t xml:space="preserve">the </w:t>
      </w:r>
      <w:r w:rsidRPr="2C698B48">
        <w:rPr>
          <w:rFonts w:ascii="Trebuchet MS" w:eastAsia="Trebuchet MS" w:hAnsi="Trebuchet MS" w:cs="Trebuchet MS"/>
          <w:lang w:val="en-US"/>
        </w:rPr>
        <w:t>AMAP</w:t>
      </w:r>
      <w:proofErr w:type="gramEnd"/>
      <w:r w:rsidR="00747C9D">
        <w:rPr>
          <w:rFonts w:ascii="Trebuchet MS" w:eastAsia="Trebuchet MS" w:hAnsi="Trebuchet MS" w:cs="Trebuchet MS"/>
          <w:lang w:val="en-US"/>
        </w:rPr>
        <w:t xml:space="preserve"> to</w:t>
      </w:r>
      <w:r w:rsidRPr="2C698B48">
        <w:rPr>
          <w:rFonts w:ascii="Trebuchet MS" w:eastAsia="Trebuchet MS" w:hAnsi="Trebuchet MS" w:cs="Trebuchet MS"/>
          <w:lang w:val="en-US"/>
        </w:rPr>
        <w:t xml:space="preserve"> </w:t>
      </w:r>
      <w:r w:rsidRPr="2C698B48">
        <w:rPr>
          <w:rFonts w:ascii="Trebuchet MS" w:eastAsia="Trebuchet MS" w:hAnsi="Trebuchet MS" w:cs="Trebuchet MS"/>
          <w:lang w:val="en-US"/>
        </w:rPr>
        <w:lastRenderedPageBreak/>
        <w:t>better manage its processes and provide a more transparent and sustainable service to its consumers.</w:t>
      </w:r>
    </w:p>
    <w:p w14:paraId="62AE32CB" w14:textId="68BCB6DE" w:rsidR="001B4740" w:rsidRDefault="001B4740" w:rsidP="00592A67">
      <w:pPr>
        <w:pStyle w:val="Ttulo1"/>
        <w:numPr>
          <w:ilvl w:val="1"/>
          <w:numId w:val="4"/>
        </w:numPr>
      </w:pPr>
      <w:bookmarkStart w:id="12" w:name="_Toc182172830"/>
      <w:proofErr w:type="spellStart"/>
      <w:r>
        <w:t>User</w:t>
      </w:r>
      <w:proofErr w:type="spellEnd"/>
      <w:r>
        <w:t xml:space="preserve"> classes </w:t>
      </w:r>
      <w:proofErr w:type="spellStart"/>
      <w:r>
        <w:t>and</w:t>
      </w:r>
      <w:proofErr w:type="spellEnd"/>
      <w:r>
        <w:t xml:space="preserve"> </w:t>
      </w:r>
      <w:proofErr w:type="spellStart"/>
      <w:r>
        <w:t>characteristics</w:t>
      </w:r>
      <w:bookmarkEnd w:id="12"/>
      <w:proofErr w:type="spellEnd"/>
    </w:p>
    <w:p w14:paraId="4D43B713" w14:textId="06CB8FE4" w:rsidR="00F12536" w:rsidRPr="00F12536" w:rsidRDefault="62B54773" w:rsidP="2C698B48">
      <w:pPr>
        <w:pStyle w:val="Ttulo3"/>
        <w:numPr>
          <w:ilvl w:val="0"/>
          <w:numId w:val="0"/>
        </w:numPr>
        <w:ind w:left="720"/>
      </w:pPr>
      <w:bookmarkStart w:id="13" w:name="_Toc182172831"/>
      <w:r w:rsidRPr="2C698B48">
        <w:t>2</w:t>
      </w:r>
      <w:r w:rsidR="2E09D64C" w:rsidRPr="2C698B48">
        <w:t xml:space="preserve">.2.1 </w:t>
      </w:r>
      <w:proofErr w:type="spellStart"/>
      <w:r w:rsidR="2E09D64C" w:rsidRPr="2C698B48">
        <w:t>Producer</w:t>
      </w:r>
      <w:bookmarkEnd w:id="13"/>
      <w:proofErr w:type="spellEnd"/>
      <w:r w:rsidR="2E09D64C" w:rsidRPr="2C698B48">
        <w:t xml:space="preserve"> </w:t>
      </w:r>
    </w:p>
    <w:p w14:paraId="77C81E56" w14:textId="087F8299" w:rsidR="4A9B29A0" w:rsidRPr="006C120C" w:rsidRDefault="4A9B29A0" w:rsidP="00B544A0">
      <w:pPr>
        <w:ind w:firstLine="432"/>
        <w:jc w:val="both"/>
        <w:rPr>
          <w:lang w:val="en-GB"/>
        </w:rPr>
      </w:pPr>
      <w:r w:rsidRPr="2C698B48">
        <w:rPr>
          <w:rFonts w:ascii="Trebuchet MS" w:eastAsia="Trebuchet MS" w:hAnsi="Trebuchet MS" w:cs="Trebuchet MS"/>
          <w:lang w:val="en-US"/>
        </w:rPr>
        <w:t>Responsible for the production and management of products available within the AMAP system, the producer is the main supplier in the community. Producers update the platform with information about product availability, production cycles, and inventory, which allows consumers to know exactly what is available each quarter. In addition, they ensure that production aligns with the orders placed beforehand, minimizing waste and maximizing sustainability. This user class has permissions to manage and adjust production data, keeping operations synchronized with consumer orders.</w:t>
      </w:r>
    </w:p>
    <w:p w14:paraId="271826B7" w14:textId="506A906C" w:rsidR="5BA043FD" w:rsidRDefault="5BA043FD" w:rsidP="2C698B48">
      <w:pPr>
        <w:pStyle w:val="Ttulo3"/>
        <w:numPr>
          <w:ilvl w:val="0"/>
          <w:numId w:val="0"/>
        </w:numPr>
        <w:ind w:left="720"/>
        <w:rPr>
          <w:lang w:val="en-US"/>
        </w:rPr>
      </w:pPr>
      <w:bookmarkStart w:id="14" w:name="_Toc182172832"/>
      <w:r w:rsidRPr="2C698B48">
        <w:rPr>
          <w:lang w:val="en-US"/>
        </w:rPr>
        <w:t>2</w:t>
      </w:r>
      <w:r w:rsidR="408A9001" w:rsidRPr="2C698B48">
        <w:rPr>
          <w:lang w:val="en-US"/>
        </w:rPr>
        <w:t>.2.</w:t>
      </w:r>
      <w:r w:rsidR="5692B1D8" w:rsidRPr="2C698B48">
        <w:rPr>
          <w:lang w:val="en-US"/>
        </w:rPr>
        <w:t>2</w:t>
      </w:r>
      <w:r w:rsidR="408A9001" w:rsidRPr="2C698B48">
        <w:rPr>
          <w:lang w:val="en-US"/>
        </w:rPr>
        <w:t xml:space="preserve"> Co-Producer (Consumer)</w:t>
      </w:r>
      <w:bookmarkEnd w:id="14"/>
    </w:p>
    <w:p w14:paraId="7AA6A8F2" w14:textId="48ADCB72" w:rsidR="408A9001" w:rsidRDefault="2CEBE4C1" w:rsidP="00745E02">
      <w:pPr>
        <w:jc w:val="both"/>
        <w:rPr>
          <w:lang w:val="en-US"/>
        </w:rPr>
      </w:pPr>
      <w:r w:rsidRPr="2C698B48">
        <w:rPr>
          <w:rFonts w:ascii="Trebuchet MS" w:eastAsia="Trebuchet MS" w:hAnsi="Trebuchet MS" w:cs="Trebuchet MS"/>
          <w:lang w:val="en-US"/>
        </w:rPr>
        <w:t>Also known as co-producers, consumers play an active role in AMAP’s sustainable model by ordering products directly from producers. These users engage in a long-term commitment, supporting local consumption and securing regular orders, typically on a quarterly basis. They have access to detailed information about the products, origin, and production practices, and can track order status up to delivery. Although they do not have permissions to modify production data, this user class can access product inquiry and ordering functions, along with resources that support sustainable consumption.</w:t>
      </w:r>
    </w:p>
    <w:p w14:paraId="596C05F7" w14:textId="298C428C" w:rsidR="468A157E" w:rsidRDefault="468A157E" w:rsidP="2C698B48">
      <w:pPr>
        <w:pStyle w:val="Ttulo3"/>
        <w:numPr>
          <w:ilvl w:val="0"/>
          <w:numId w:val="0"/>
        </w:numPr>
        <w:ind w:left="720"/>
        <w:rPr>
          <w:lang w:val="en-US"/>
        </w:rPr>
      </w:pPr>
      <w:bookmarkStart w:id="15" w:name="_Toc182172833"/>
      <w:r w:rsidRPr="2C698B48">
        <w:rPr>
          <w:lang w:val="en-US"/>
        </w:rPr>
        <w:t>2</w:t>
      </w:r>
      <w:r w:rsidR="2CEBE4C1" w:rsidRPr="2C698B48">
        <w:rPr>
          <w:lang w:val="en-US"/>
        </w:rPr>
        <w:t xml:space="preserve">.2.3 </w:t>
      </w:r>
      <w:r w:rsidR="2D1E05E7" w:rsidRPr="2C698B48">
        <w:rPr>
          <w:lang w:val="en-US"/>
        </w:rPr>
        <w:t>AMAP Administrators</w:t>
      </w:r>
      <w:bookmarkEnd w:id="15"/>
    </w:p>
    <w:p w14:paraId="36AE2EA2" w14:textId="19E43408" w:rsidR="2D1E05E7" w:rsidRDefault="2D1E05E7" w:rsidP="00B544A0">
      <w:pPr>
        <w:jc w:val="both"/>
        <w:rPr>
          <w:rFonts w:ascii="Trebuchet MS" w:eastAsia="Trebuchet MS" w:hAnsi="Trebuchet MS" w:cs="Trebuchet MS"/>
          <w:lang w:val="en-US"/>
        </w:rPr>
      </w:pPr>
      <w:r w:rsidRPr="2C698B48">
        <w:rPr>
          <w:rFonts w:ascii="Trebuchet MS" w:eastAsia="Trebuchet MS" w:hAnsi="Trebuchet MS" w:cs="Trebuchet MS"/>
          <w:lang w:val="en-US"/>
        </w:rPr>
        <w:t>These users oversee the operational management of the system within AMAP. Acting as intermediaries between producers and consumers, they ensure data accuracy on the platform, address user issues or questions, and uphold AMAP’s values of sustainability and transparency. AMAP administrators have the authority to edit and review system content, facilitate updates or changes in practices, and ensure that digital operations align with organizational objectives. They also handle user support issues and facilitate communication among the different stakeholders.</w:t>
      </w:r>
    </w:p>
    <w:p w14:paraId="0D531270" w14:textId="620F817F" w:rsidR="26C62C18" w:rsidRDefault="26C62C18" w:rsidP="2C698B48">
      <w:pPr>
        <w:pStyle w:val="Ttulo3"/>
        <w:numPr>
          <w:ilvl w:val="0"/>
          <w:numId w:val="0"/>
        </w:numPr>
        <w:ind w:left="720"/>
        <w:rPr>
          <w:lang w:val="en-US"/>
        </w:rPr>
      </w:pPr>
      <w:bookmarkStart w:id="16" w:name="_Toc182172834"/>
      <w:r w:rsidRPr="2C698B48">
        <w:rPr>
          <w:lang w:val="en-US"/>
        </w:rPr>
        <w:t>2</w:t>
      </w:r>
      <w:r w:rsidR="7B0920E8" w:rsidRPr="2C698B48">
        <w:rPr>
          <w:lang w:val="en-US"/>
        </w:rPr>
        <w:t xml:space="preserve">.2.4 </w:t>
      </w:r>
      <w:r w:rsidR="00252DCF">
        <w:rPr>
          <w:lang w:val="en-US"/>
        </w:rPr>
        <w:t xml:space="preserve">System </w:t>
      </w:r>
      <w:r w:rsidR="7B0920E8" w:rsidRPr="2C698B48">
        <w:rPr>
          <w:lang w:val="en-US"/>
        </w:rPr>
        <w:t>Admin</w:t>
      </w:r>
      <w:bookmarkEnd w:id="16"/>
    </w:p>
    <w:p w14:paraId="699B4F5D" w14:textId="5EBDC07D" w:rsidR="7B0920E8" w:rsidRDefault="7B0920E8" w:rsidP="00B544A0">
      <w:pPr>
        <w:jc w:val="both"/>
        <w:rPr>
          <w:lang w:val="en-US"/>
        </w:rPr>
      </w:pPr>
      <w:r w:rsidRPr="2C698B48">
        <w:rPr>
          <w:rFonts w:ascii="Trebuchet MS" w:eastAsia="Trebuchet MS" w:hAnsi="Trebuchet MS" w:cs="Trebuchet MS"/>
          <w:lang w:val="en-US"/>
        </w:rPr>
        <w:t>With high-level permissions, the technical administrator is responsible for the overall configuration and maintenance of the system. They ensure the security, functionality, and stability of the platform, managing user permissions, updates, backups, and routine maintenance. This role is accountable for resolving complex issues and advanced settings, ensuring that the system runs efficiently, data is secure, and compliance and data protection practices are met.</w:t>
      </w:r>
    </w:p>
    <w:p w14:paraId="238A5193" w14:textId="165454B2" w:rsidR="2C698B48" w:rsidRDefault="2C698B48" w:rsidP="2C698B48">
      <w:pPr>
        <w:rPr>
          <w:rFonts w:ascii="Trebuchet MS" w:eastAsia="Trebuchet MS" w:hAnsi="Trebuchet MS" w:cs="Trebuchet MS"/>
          <w:lang w:val="en-US"/>
        </w:rPr>
      </w:pPr>
    </w:p>
    <w:p w14:paraId="454B63FA" w14:textId="25077A22" w:rsidR="717B6250" w:rsidRDefault="717B6250" w:rsidP="2C698B48">
      <w:pPr>
        <w:pStyle w:val="Ttulo3"/>
        <w:numPr>
          <w:ilvl w:val="0"/>
          <w:numId w:val="0"/>
        </w:numPr>
        <w:ind w:left="720"/>
        <w:rPr>
          <w:lang w:val="en-US"/>
        </w:rPr>
      </w:pPr>
      <w:bookmarkStart w:id="17" w:name="_Toc182172835"/>
      <w:r w:rsidRPr="2C698B48">
        <w:rPr>
          <w:lang w:val="en-US"/>
        </w:rPr>
        <w:lastRenderedPageBreak/>
        <w:t>2</w:t>
      </w:r>
      <w:r w:rsidR="317E4F80" w:rsidRPr="2C698B48">
        <w:rPr>
          <w:lang w:val="en-US"/>
        </w:rPr>
        <w:t>.2.5 Non-Authenticated User</w:t>
      </w:r>
      <w:bookmarkEnd w:id="17"/>
    </w:p>
    <w:p w14:paraId="04E54065" w14:textId="21351CEF" w:rsidR="317E4F80" w:rsidRDefault="317E4F80" w:rsidP="00B544A0">
      <w:pPr>
        <w:ind w:firstLine="432"/>
        <w:jc w:val="both"/>
        <w:rPr>
          <w:rFonts w:ascii="Trebuchet MS" w:eastAsia="Trebuchet MS" w:hAnsi="Trebuchet MS" w:cs="Trebuchet MS"/>
          <w:lang w:val="en-US"/>
        </w:rPr>
      </w:pPr>
      <w:r w:rsidRPr="2C698B48">
        <w:rPr>
          <w:rFonts w:ascii="Trebuchet MS" w:eastAsia="Trebuchet MS" w:hAnsi="Trebuchet MS" w:cs="Trebuchet MS"/>
          <w:lang w:val="en-US"/>
        </w:rPr>
        <w:t>Representing new visitors or those interested in AMAP, these users can browse the system without needing to register. Access is limited to general information about AMAP, its mission, values, and available products. However, they cannot place orders or access data exclusive to authenticated users. This class enables visitors to learn more about AMAP’s purpose, encouraging engagement and fostering a path to becoming co-producers.</w:t>
      </w:r>
    </w:p>
    <w:p w14:paraId="77AC6177" w14:textId="4C6442C2" w:rsidR="4A580817" w:rsidRDefault="4A580817" w:rsidP="4A580817">
      <w:pPr>
        <w:ind w:firstLine="432"/>
        <w:rPr>
          <w:rFonts w:ascii="Trebuchet MS" w:eastAsia="Trebuchet MS" w:hAnsi="Trebuchet MS" w:cs="Trebuchet MS"/>
          <w:lang w:val="en-US"/>
        </w:rPr>
      </w:pPr>
    </w:p>
    <w:p w14:paraId="49F3C578" w14:textId="1178536E" w:rsidR="4CCA991B" w:rsidRDefault="4CCA991B" w:rsidP="47168E17">
      <w:pPr>
        <w:pStyle w:val="Ttulo3"/>
        <w:numPr>
          <w:ilvl w:val="0"/>
          <w:numId w:val="0"/>
        </w:numPr>
        <w:ind w:left="720"/>
        <w:rPr>
          <w:lang w:val="en-US"/>
        </w:rPr>
      </w:pPr>
      <w:bookmarkStart w:id="18" w:name="_Toc182172836"/>
      <w:r w:rsidRPr="4CE5063A">
        <w:rPr>
          <w:lang w:val="en-US"/>
        </w:rPr>
        <w:t xml:space="preserve">2.2.6 </w:t>
      </w:r>
      <w:r w:rsidRPr="1ECB6FFB">
        <w:rPr>
          <w:lang w:val="en-US"/>
        </w:rPr>
        <w:t>System</w:t>
      </w:r>
      <w:bookmarkEnd w:id="18"/>
    </w:p>
    <w:p w14:paraId="25F8B48E" w14:textId="7AAEF6D9" w:rsidR="4A580817" w:rsidRDefault="0BAFCFD5" w:rsidP="00B544A0">
      <w:pPr>
        <w:ind w:firstLine="432"/>
        <w:jc w:val="both"/>
        <w:rPr>
          <w:rFonts w:ascii="Trebuchet MS" w:eastAsia="Trebuchet MS" w:hAnsi="Trebuchet MS" w:cs="Trebuchet MS"/>
          <w:lang w:val="en-US"/>
        </w:rPr>
      </w:pPr>
      <w:r w:rsidRPr="296D2EB8">
        <w:rPr>
          <w:rFonts w:ascii="Trebuchet MS" w:eastAsia="Trebuchet MS" w:hAnsi="Trebuchet MS" w:cs="Trebuchet MS"/>
          <w:lang w:val="en-US"/>
        </w:rPr>
        <w:t xml:space="preserve">The System </w:t>
      </w:r>
      <w:r w:rsidRPr="068D0965">
        <w:rPr>
          <w:rFonts w:ascii="Trebuchet MS" w:eastAsia="Trebuchet MS" w:hAnsi="Trebuchet MS" w:cs="Trebuchet MS"/>
          <w:lang w:val="en-US"/>
        </w:rPr>
        <w:t xml:space="preserve">itself is </w:t>
      </w:r>
      <w:r w:rsidRPr="05541268">
        <w:rPr>
          <w:rFonts w:ascii="Trebuchet MS" w:eastAsia="Trebuchet MS" w:hAnsi="Trebuchet MS" w:cs="Trebuchet MS"/>
          <w:lang w:val="en-US"/>
        </w:rPr>
        <w:t xml:space="preserve">responsible for </w:t>
      </w:r>
      <w:r w:rsidRPr="13F0F33D">
        <w:rPr>
          <w:rFonts w:ascii="Trebuchet MS" w:eastAsia="Trebuchet MS" w:hAnsi="Trebuchet MS" w:cs="Trebuchet MS"/>
          <w:lang w:val="en-US"/>
        </w:rPr>
        <w:t xml:space="preserve">sending automating </w:t>
      </w:r>
      <w:r w:rsidRPr="0FF9536A">
        <w:rPr>
          <w:rFonts w:ascii="Trebuchet MS" w:eastAsia="Trebuchet MS" w:hAnsi="Trebuchet MS" w:cs="Trebuchet MS"/>
          <w:lang w:val="en-US"/>
        </w:rPr>
        <w:t>notifications</w:t>
      </w:r>
      <w:r w:rsidRPr="06F3A9A7">
        <w:rPr>
          <w:rFonts w:ascii="Trebuchet MS" w:eastAsia="Trebuchet MS" w:hAnsi="Trebuchet MS" w:cs="Trebuchet MS"/>
          <w:lang w:val="en-US"/>
        </w:rPr>
        <w:t xml:space="preserve"> </w:t>
      </w:r>
      <w:r w:rsidR="63F8EB99" w:rsidRPr="2D72C995">
        <w:rPr>
          <w:rFonts w:ascii="Trebuchet MS" w:eastAsia="Trebuchet MS" w:hAnsi="Trebuchet MS" w:cs="Trebuchet MS"/>
          <w:lang w:val="en-US"/>
        </w:rPr>
        <w:t>between</w:t>
      </w:r>
      <w:r w:rsidRPr="2D72C995">
        <w:rPr>
          <w:rFonts w:ascii="Trebuchet MS" w:eastAsia="Trebuchet MS" w:hAnsi="Trebuchet MS" w:cs="Trebuchet MS"/>
          <w:lang w:val="en-US"/>
        </w:rPr>
        <w:t xml:space="preserve"> </w:t>
      </w:r>
      <w:r w:rsidR="1E7B91D6" w:rsidRPr="7C34B707">
        <w:rPr>
          <w:rFonts w:ascii="Trebuchet MS" w:eastAsia="Trebuchet MS" w:hAnsi="Trebuchet MS" w:cs="Trebuchet MS"/>
          <w:lang w:val="en-US"/>
        </w:rPr>
        <w:t xml:space="preserve">users, </w:t>
      </w:r>
      <w:r w:rsidR="1E7B91D6" w:rsidRPr="41D42F86">
        <w:rPr>
          <w:rFonts w:ascii="Trebuchet MS" w:eastAsia="Trebuchet MS" w:hAnsi="Trebuchet MS" w:cs="Trebuchet MS"/>
          <w:lang w:val="en-US"/>
        </w:rPr>
        <w:t xml:space="preserve">such as </w:t>
      </w:r>
      <w:r w:rsidR="1E7B91D6" w:rsidRPr="503A4409">
        <w:rPr>
          <w:rFonts w:ascii="Trebuchet MS" w:eastAsia="Trebuchet MS" w:hAnsi="Trebuchet MS" w:cs="Trebuchet MS"/>
          <w:lang w:val="en-US"/>
        </w:rPr>
        <w:t xml:space="preserve">notifying </w:t>
      </w:r>
      <w:r w:rsidR="1E7B91D6" w:rsidRPr="0320C0E0">
        <w:rPr>
          <w:rFonts w:ascii="Trebuchet MS" w:eastAsia="Trebuchet MS" w:hAnsi="Trebuchet MS" w:cs="Trebuchet MS"/>
          <w:lang w:val="en-US"/>
        </w:rPr>
        <w:t>a</w:t>
      </w:r>
      <w:r w:rsidR="596A1669" w:rsidRPr="3C14558D">
        <w:rPr>
          <w:rFonts w:ascii="Trebuchet MS" w:eastAsia="Trebuchet MS" w:hAnsi="Trebuchet MS" w:cs="Trebuchet MS"/>
          <w:lang w:val="en-US"/>
        </w:rPr>
        <w:t xml:space="preserve"> Co-</w:t>
      </w:r>
      <w:r w:rsidR="596A1669" w:rsidRPr="369563F7">
        <w:rPr>
          <w:rFonts w:ascii="Trebuchet MS" w:eastAsia="Trebuchet MS" w:hAnsi="Trebuchet MS" w:cs="Trebuchet MS"/>
          <w:lang w:val="en-US"/>
        </w:rPr>
        <w:t>Producer</w:t>
      </w:r>
      <w:r w:rsidR="596A1669" w:rsidRPr="5E2C972F">
        <w:rPr>
          <w:rFonts w:ascii="Trebuchet MS" w:eastAsia="Trebuchet MS" w:hAnsi="Trebuchet MS" w:cs="Trebuchet MS"/>
          <w:lang w:val="en-US"/>
        </w:rPr>
        <w:t xml:space="preserve"> that </w:t>
      </w:r>
      <w:proofErr w:type="gramStart"/>
      <w:r w:rsidR="596A1669" w:rsidRPr="62188522">
        <w:rPr>
          <w:rFonts w:ascii="Trebuchet MS" w:eastAsia="Trebuchet MS" w:hAnsi="Trebuchet MS" w:cs="Trebuchet MS"/>
          <w:lang w:val="en-US"/>
        </w:rPr>
        <w:t>new</w:t>
      </w:r>
      <w:proofErr w:type="gramEnd"/>
      <w:r w:rsidR="596A1669" w:rsidRPr="5E2C972F">
        <w:rPr>
          <w:rFonts w:ascii="Trebuchet MS" w:eastAsia="Trebuchet MS" w:hAnsi="Trebuchet MS" w:cs="Trebuchet MS"/>
          <w:lang w:val="en-US"/>
        </w:rPr>
        <w:t xml:space="preserve"> product</w:t>
      </w:r>
      <w:r w:rsidR="596A1669" w:rsidRPr="2C78D083">
        <w:rPr>
          <w:rFonts w:ascii="Trebuchet MS" w:eastAsia="Trebuchet MS" w:hAnsi="Trebuchet MS" w:cs="Trebuchet MS"/>
          <w:lang w:val="en-US"/>
        </w:rPr>
        <w:t xml:space="preserve"> is </w:t>
      </w:r>
      <w:r w:rsidR="596A1669" w:rsidRPr="1B7E5B85">
        <w:rPr>
          <w:rFonts w:ascii="Trebuchet MS" w:eastAsia="Trebuchet MS" w:hAnsi="Trebuchet MS" w:cs="Trebuchet MS"/>
          <w:lang w:val="en-US"/>
        </w:rPr>
        <w:t xml:space="preserve">available </w:t>
      </w:r>
      <w:r w:rsidR="674406C1" w:rsidRPr="30863BF2">
        <w:rPr>
          <w:rFonts w:ascii="Trebuchet MS" w:eastAsia="Trebuchet MS" w:hAnsi="Trebuchet MS" w:cs="Trebuchet MS"/>
          <w:lang w:val="en-US"/>
        </w:rPr>
        <w:t xml:space="preserve">for </w:t>
      </w:r>
      <w:r w:rsidR="596A1669" w:rsidRPr="30863BF2">
        <w:rPr>
          <w:rFonts w:ascii="Trebuchet MS" w:eastAsia="Trebuchet MS" w:hAnsi="Trebuchet MS" w:cs="Trebuchet MS"/>
          <w:lang w:val="en-US"/>
        </w:rPr>
        <w:t>delivery</w:t>
      </w:r>
      <w:r w:rsidR="41DC76B1" w:rsidRPr="751356FA">
        <w:rPr>
          <w:rFonts w:ascii="Trebuchet MS" w:eastAsia="Trebuchet MS" w:hAnsi="Trebuchet MS" w:cs="Trebuchet MS"/>
          <w:lang w:val="en-US"/>
        </w:rPr>
        <w:t xml:space="preserve"> or</w:t>
      </w:r>
      <w:r w:rsidR="4F419B61" w:rsidRPr="7ECBBDEB">
        <w:rPr>
          <w:rFonts w:ascii="Trebuchet MS" w:eastAsia="Trebuchet MS" w:hAnsi="Trebuchet MS" w:cs="Trebuchet MS"/>
          <w:lang w:val="en-US"/>
        </w:rPr>
        <w:t xml:space="preserve"> </w:t>
      </w:r>
      <w:r w:rsidR="41DC76B1" w:rsidRPr="562470E1">
        <w:rPr>
          <w:rFonts w:ascii="Trebuchet MS" w:eastAsia="Trebuchet MS" w:hAnsi="Trebuchet MS" w:cs="Trebuchet MS"/>
          <w:lang w:val="en-US"/>
        </w:rPr>
        <w:t>is available</w:t>
      </w:r>
      <w:r w:rsidR="41DC76B1" w:rsidRPr="52DDAFAF">
        <w:rPr>
          <w:rFonts w:ascii="Trebuchet MS" w:eastAsia="Trebuchet MS" w:hAnsi="Trebuchet MS" w:cs="Trebuchet MS"/>
          <w:lang w:val="en-US"/>
        </w:rPr>
        <w:t xml:space="preserve"> </w:t>
      </w:r>
      <w:r w:rsidR="41DC76B1" w:rsidRPr="4E000680">
        <w:rPr>
          <w:rFonts w:ascii="Trebuchet MS" w:eastAsia="Trebuchet MS" w:hAnsi="Trebuchet MS" w:cs="Trebuchet MS"/>
          <w:lang w:val="en-US"/>
        </w:rPr>
        <w:t xml:space="preserve">or a </w:t>
      </w:r>
      <w:r w:rsidR="41DC76B1" w:rsidRPr="34125A86">
        <w:rPr>
          <w:rFonts w:ascii="Trebuchet MS" w:eastAsia="Trebuchet MS" w:hAnsi="Trebuchet MS" w:cs="Trebuchet MS"/>
          <w:lang w:val="en-US"/>
        </w:rPr>
        <w:t>payment date is due.</w:t>
      </w:r>
    </w:p>
    <w:p w14:paraId="39D321C1" w14:textId="50ED6EAC" w:rsidR="001B4740" w:rsidRDefault="001B4740" w:rsidP="00A43AF5">
      <w:pPr>
        <w:pStyle w:val="estilousecases"/>
      </w:pPr>
      <w:bookmarkStart w:id="19" w:name="_Toc182172837"/>
      <w:proofErr w:type="spellStart"/>
      <w:r>
        <w:t>Opera</w:t>
      </w:r>
      <w:r w:rsidR="00E16C06">
        <w:t>t</w:t>
      </w:r>
      <w:r>
        <w:t>ing</w:t>
      </w:r>
      <w:proofErr w:type="spellEnd"/>
      <w:r>
        <w:t xml:space="preserve"> </w:t>
      </w:r>
      <w:proofErr w:type="spellStart"/>
      <w:r>
        <w:t>environment</w:t>
      </w:r>
      <w:bookmarkEnd w:id="19"/>
      <w:proofErr w:type="spellEnd"/>
    </w:p>
    <w:p w14:paraId="3431416B" w14:textId="2CB7D2E1" w:rsidR="00CD1DC6" w:rsidRDefault="00CD1DC6" w:rsidP="00BA450E">
      <w:pPr>
        <w:jc w:val="both"/>
        <w:rPr>
          <w:lang w:val="en-US"/>
        </w:rPr>
      </w:pPr>
      <w:r>
        <w:rPr>
          <w:lang w:val="en-US"/>
        </w:rPr>
        <w:t>The application</w:t>
      </w:r>
      <w:r w:rsidR="00A66E37" w:rsidRPr="00A66E37">
        <w:rPr>
          <w:lang w:val="en-US"/>
        </w:rPr>
        <w:t xml:space="preserve"> </w:t>
      </w:r>
      <w:r w:rsidR="00A66E37">
        <w:rPr>
          <w:lang w:val="en-US"/>
        </w:rPr>
        <w:t xml:space="preserve">is </w:t>
      </w:r>
      <w:r w:rsidR="00A66E37" w:rsidRPr="00A66E37">
        <w:rPr>
          <w:lang w:val="en-US"/>
        </w:rPr>
        <w:t>designed for internet access by multiple users</w:t>
      </w:r>
      <w:r w:rsidR="00A66E37">
        <w:rPr>
          <w:lang w:val="en-US"/>
        </w:rPr>
        <w:t>-Thus it</w:t>
      </w:r>
      <w:r w:rsidR="00A66E37" w:rsidRPr="00A66E37">
        <w:rPr>
          <w:lang w:val="en-US"/>
        </w:rPr>
        <w:t xml:space="preserve"> must function across all operating systems.</w:t>
      </w:r>
      <w:r w:rsidR="00BA450E">
        <w:rPr>
          <w:lang w:val="en-US"/>
        </w:rPr>
        <w:t xml:space="preserve"> </w:t>
      </w:r>
      <w:r w:rsidR="00A66E37">
        <w:rPr>
          <w:lang w:val="en-US"/>
        </w:rPr>
        <w:t>Its</w:t>
      </w:r>
      <w:r>
        <w:rPr>
          <w:lang w:val="en-US"/>
        </w:rPr>
        <w:t xml:space="preserve"> </w:t>
      </w:r>
      <w:r w:rsidR="00A66E37" w:rsidRPr="00A66E37">
        <w:rPr>
          <w:lang w:val="en-US"/>
        </w:rPr>
        <w:t xml:space="preserve">operations are focused </w:t>
      </w:r>
      <w:proofErr w:type="gramStart"/>
      <w:r w:rsidR="00A66E37" w:rsidRPr="00A66E37">
        <w:rPr>
          <w:lang w:val="en-US"/>
        </w:rPr>
        <w:t>in</w:t>
      </w:r>
      <w:proofErr w:type="gramEnd"/>
      <w:r w:rsidR="00A66E37" w:rsidRPr="00A66E37">
        <w:rPr>
          <w:lang w:val="en-US"/>
        </w:rPr>
        <w:t xml:space="preserve"> Portugal, meaning the application must comply with the European Union's General Data Protection Regulation (GDPR), which covers aspects such as cookie usage and data encryption during transit and at rest. </w:t>
      </w:r>
    </w:p>
    <w:p w14:paraId="0DA12C08" w14:textId="710B3B2D" w:rsidR="3461925F" w:rsidRDefault="00CD1DC6" w:rsidP="00BA450E">
      <w:pPr>
        <w:jc w:val="both"/>
        <w:rPr>
          <w:lang w:val="en-US"/>
        </w:rPr>
      </w:pPr>
      <w:r>
        <w:rPr>
          <w:lang w:val="en-US"/>
        </w:rPr>
        <w:t>The application also</w:t>
      </w:r>
      <w:r w:rsidR="00A66E37" w:rsidRPr="00A66E37">
        <w:rPr>
          <w:lang w:val="en-US"/>
        </w:rPr>
        <w:t xml:space="preserve"> requires</w:t>
      </w:r>
      <w:r>
        <w:rPr>
          <w:lang w:val="en-US"/>
        </w:rPr>
        <w:t xml:space="preserve"> that</w:t>
      </w:r>
      <w:r w:rsidR="002A7284" w:rsidRPr="002A7284">
        <w:rPr>
          <w:lang w:val="en-US"/>
        </w:rPr>
        <w:t xml:space="preserve"> the system to be hosted in the cloud to provide reliable access for various AMAP locations and stakeholders. Additionally, all Personally Identifiable Information (PII) stored in the database must be encrypted at rest, ensuring that no individual can be identified by developers</w:t>
      </w:r>
      <w:r w:rsidR="00BA450E">
        <w:rPr>
          <w:lang w:val="en-US"/>
        </w:rPr>
        <w:t>.</w:t>
      </w:r>
    </w:p>
    <w:p w14:paraId="3D9A97E1" w14:textId="1B695E9C" w:rsidR="3461925F" w:rsidRDefault="3461925F" w:rsidP="3461925F">
      <w:pPr>
        <w:rPr>
          <w:lang w:val="en-US"/>
        </w:rPr>
      </w:pPr>
    </w:p>
    <w:p w14:paraId="7EF16FF1" w14:textId="0CDD55AC" w:rsidR="001B4740" w:rsidRDefault="00F12536" w:rsidP="00A43AF5">
      <w:pPr>
        <w:pStyle w:val="estilousecases"/>
      </w:pPr>
      <w:bookmarkStart w:id="20" w:name="_Toc182172838"/>
      <w:r>
        <w:t xml:space="preserve">Design </w:t>
      </w:r>
      <w:proofErr w:type="spellStart"/>
      <w:r>
        <w:t>and</w:t>
      </w:r>
      <w:proofErr w:type="spellEnd"/>
      <w:r w:rsidR="001B4740">
        <w:t xml:space="preserve"> </w:t>
      </w:r>
      <w:proofErr w:type="spellStart"/>
      <w:r w:rsidR="001B4740">
        <w:t>implementation</w:t>
      </w:r>
      <w:proofErr w:type="spellEnd"/>
      <w:r w:rsidR="001B4740">
        <w:t xml:space="preserve"> </w:t>
      </w:r>
      <w:proofErr w:type="spellStart"/>
      <w:r w:rsidR="001B4740">
        <w:t>contraints</w:t>
      </w:r>
      <w:bookmarkEnd w:id="20"/>
      <w:proofErr w:type="spellEnd"/>
    </w:p>
    <w:p w14:paraId="4B2C6419" w14:textId="44588135" w:rsidR="5B484D6D" w:rsidRDefault="5B484D6D" w:rsidP="07215E4D">
      <w:pPr>
        <w:spacing w:after="0"/>
        <w:jc w:val="both"/>
        <w:rPr>
          <w:rFonts w:ascii="Trebuchet MS" w:eastAsia="Trebuchet MS" w:hAnsi="Trebuchet MS" w:cs="Trebuchet MS"/>
          <w:lang w:val="en-US"/>
        </w:rPr>
      </w:pPr>
      <w:r w:rsidRPr="6C7FAEC5">
        <w:rPr>
          <w:rFonts w:ascii="Trebuchet MS" w:eastAsia="Trebuchet MS" w:hAnsi="Trebuchet MS" w:cs="Trebuchet MS"/>
          <w:lang w:val="en-US"/>
        </w:rPr>
        <w:t>Since there is only existing software for information, but the objective is to build a new system from scratch, the development must focus on creating a fresh solution that addresses the specific needs of AMAP. This new system should be designed to handle all operational requirements, including user management, data processing, and integration with external services.</w:t>
      </w:r>
    </w:p>
    <w:p w14:paraId="03F3B4D6" w14:textId="744882B9" w:rsidR="31F69CA9" w:rsidRDefault="5B484D6D" w:rsidP="004B0F0E">
      <w:pPr>
        <w:spacing w:after="0"/>
        <w:jc w:val="both"/>
        <w:rPr>
          <w:rFonts w:ascii="Trebuchet MS" w:eastAsia="Trebuchet MS" w:hAnsi="Trebuchet MS" w:cs="Trebuchet MS"/>
          <w:lang w:val="en-US"/>
        </w:rPr>
      </w:pPr>
      <w:r w:rsidRPr="6C7FAEC5">
        <w:rPr>
          <w:rFonts w:ascii="Trebuchet MS" w:eastAsia="Trebuchet MS" w:hAnsi="Trebuchet MS" w:cs="Trebuchet MS"/>
          <w:lang w:val="en-US"/>
        </w:rPr>
        <w:t xml:space="preserve">The UI should be user-friendly and accessible, ensuring that users from different backgrounds can interact with the system effectively. The backend must be designed to </w:t>
      </w:r>
      <w:r w:rsidR="31F69CA9" w:rsidRPr="2C698B48">
        <w:rPr>
          <w:rFonts w:ascii="Trebuchet MS" w:eastAsia="Trebuchet MS" w:hAnsi="Trebuchet MS" w:cs="Trebuchet MS"/>
          <w:lang w:val="en-US"/>
        </w:rPr>
        <w:t xml:space="preserve">integrate </w:t>
      </w:r>
      <w:r w:rsidRPr="6C7FAEC5">
        <w:rPr>
          <w:rFonts w:ascii="Trebuchet MS" w:eastAsia="Trebuchet MS" w:hAnsi="Trebuchet MS" w:cs="Trebuchet MS"/>
          <w:lang w:val="en-US"/>
        </w:rPr>
        <w:t xml:space="preserve">smoothly with </w:t>
      </w:r>
      <w:r w:rsidR="31F69CA9" w:rsidRPr="2C698B48">
        <w:rPr>
          <w:rFonts w:ascii="Trebuchet MS" w:eastAsia="Trebuchet MS" w:hAnsi="Trebuchet MS" w:cs="Trebuchet MS"/>
          <w:lang w:val="en-US"/>
        </w:rPr>
        <w:t>databases and authentication services</w:t>
      </w:r>
      <w:r w:rsidRPr="6C7FAEC5">
        <w:rPr>
          <w:rFonts w:ascii="Trebuchet MS" w:eastAsia="Trebuchet MS" w:hAnsi="Trebuchet MS" w:cs="Trebuchet MS"/>
          <w:lang w:val="en-US"/>
        </w:rPr>
        <w:t>, and future-proofed for scalability and flexibility.</w:t>
      </w:r>
      <w:r w:rsidR="31F69CA9" w:rsidRPr="2C698B48">
        <w:rPr>
          <w:rFonts w:ascii="Trebuchet MS" w:eastAsia="Trebuchet MS" w:hAnsi="Trebuchet MS" w:cs="Trebuchet MS"/>
          <w:lang w:val="en-US"/>
        </w:rPr>
        <w:t xml:space="preserve"> Additionally, </w:t>
      </w:r>
      <w:r w:rsidR="00240EA7">
        <w:rPr>
          <w:rFonts w:ascii="Trebuchet MS" w:eastAsia="Trebuchet MS" w:hAnsi="Trebuchet MS" w:cs="Trebuchet MS"/>
          <w:lang w:val="en-US"/>
        </w:rPr>
        <w:t>as mentioned before</w:t>
      </w:r>
      <w:r w:rsidR="31F69CA9" w:rsidRPr="2C698B48">
        <w:rPr>
          <w:rFonts w:ascii="Trebuchet MS" w:eastAsia="Trebuchet MS" w:hAnsi="Trebuchet MS" w:cs="Trebuchet MS"/>
          <w:lang w:val="en-US"/>
        </w:rPr>
        <w:t xml:space="preserve">, the system must </w:t>
      </w:r>
      <w:r w:rsidRPr="6C7FAEC5">
        <w:rPr>
          <w:rFonts w:ascii="Trebuchet MS" w:eastAsia="Trebuchet MS" w:hAnsi="Trebuchet MS" w:cs="Trebuchet MS"/>
          <w:lang w:val="en-US"/>
        </w:rPr>
        <w:t xml:space="preserve">adhere to privacy regulations, such as GDPR, ensuring data security and allowing users </w:t>
      </w:r>
      <w:r w:rsidR="31F69CA9" w:rsidRPr="2C698B48">
        <w:rPr>
          <w:rFonts w:ascii="Trebuchet MS" w:eastAsia="Trebuchet MS" w:hAnsi="Trebuchet MS" w:cs="Trebuchet MS"/>
          <w:lang w:val="en-US"/>
        </w:rPr>
        <w:t>to manage their data preferences</w:t>
      </w:r>
      <w:r w:rsidRPr="6C7FAEC5">
        <w:rPr>
          <w:rFonts w:ascii="Trebuchet MS" w:eastAsia="Trebuchet MS" w:hAnsi="Trebuchet MS" w:cs="Trebuchet MS"/>
          <w:lang w:val="en-US"/>
        </w:rPr>
        <w:t>.</w:t>
      </w:r>
    </w:p>
    <w:p w14:paraId="1E98593D" w14:textId="067751FB" w:rsidR="31F69CA9" w:rsidRDefault="31F69CA9" w:rsidP="004B0F0E">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 xml:space="preserve">Finally, the system needs to support parallel operations, as multiple users—ranging from consumers placing orders to administrators managing logistics—will interact with the platform concurrently. This requires ensuring that the system can handle simultaneous requests without performance degradation, especially during peak times. These constraints </w:t>
      </w:r>
      <w:r w:rsidRPr="2C698B48">
        <w:rPr>
          <w:rFonts w:ascii="Trebuchet MS" w:eastAsia="Trebuchet MS" w:hAnsi="Trebuchet MS" w:cs="Trebuchet MS"/>
          <w:lang w:val="en-US"/>
        </w:rPr>
        <w:lastRenderedPageBreak/>
        <w:t>guide the development process to ensure that the final product is secure, functional, and compliant with AMAP's operational needs and regulatory requirements.</w:t>
      </w:r>
    </w:p>
    <w:p w14:paraId="0B426889" w14:textId="4C80DD8E" w:rsidR="2C698B48" w:rsidRDefault="2C698B48" w:rsidP="2C698B48">
      <w:pPr>
        <w:rPr>
          <w:lang w:val="en-US"/>
        </w:rPr>
      </w:pPr>
    </w:p>
    <w:p w14:paraId="28A7174B" w14:textId="77777777" w:rsidR="001B4740" w:rsidRDefault="001B4740" w:rsidP="00592A67">
      <w:pPr>
        <w:pStyle w:val="Ttulo1"/>
        <w:numPr>
          <w:ilvl w:val="1"/>
          <w:numId w:val="4"/>
        </w:numPr>
      </w:pPr>
      <w:bookmarkStart w:id="21" w:name="_Toc182172839"/>
      <w:proofErr w:type="spellStart"/>
      <w:r>
        <w:t>Assumptions</w:t>
      </w:r>
      <w:proofErr w:type="spellEnd"/>
      <w:r>
        <w:t xml:space="preserve"> </w:t>
      </w:r>
      <w:proofErr w:type="spellStart"/>
      <w:r>
        <w:t>and</w:t>
      </w:r>
      <w:proofErr w:type="spellEnd"/>
      <w:r>
        <w:t xml:space="preserve"> </w:t>
      </w:r>
      <w:proofErr w:type="spellStart"/>
      <w:r>
        <w:t>dependencies</w:t>
      </w:r>
      <w:bookmarkEnd w:id="21"/>
      <w:proofErr w:type="spellEnd"/>
    </w:p>
    <w:bookmarkEnd w:id="0"/>
    <w:p w14:paraId="615E4F47" w14:textId="77777777" w:rsidR="00500762" w:rsidRPr="00500762" w:rsidRDefault="00500762" w:rsidP="00B544A0">
      <w:pPr>
        <w:ind w:left="0"/>
        <w:jc w:val="both"/>
        <w:rPr>
          <w:lang w:val="en-GB"/>
        </w:rPr>
      </w:pPr>
      <w:r w:rsidRPr="00500762">
        <w:rPr>
          <w:lang w:val="en-GB"/>
        </w:rPr>
        <w:t>The development and successful deployment of the AMAP system are based on the following assumptions and dependencies:</w:t>
      </w:r>
    </w:p>
    <w:p w14:paraId="7A1432A7" w14:textId="77777777" w:rsidR="00500762" w:rsidRPr="00500762" w:rsidRDefault="00500762" w:rsidP="00B544A0">
      <w:pPr>
        <w:numPr>
          <w:ilvl w:val="0"/>
          <w:numId w:val="6"/>
        </w:numPr>
        <w:jc w:val="both"/>
        <w:rPr>
          <w:lang w:val="en-GB"/>
        </w:rPr>
      </w:pPr>
      <w:r w:rsidRPr="00500762">
        <w:rPr>
          <w:b/>
          <w:bCs/>
          <w:lang w:val="en-GB"/>
        </w:rPr>
        <w:t>Internet Access</w:t>
      </w:r>
      <w:r w:rsidRPr="00500762">
        <w:rPr>
          <w:lang w:val="en-GB"/>
        </w:rPr>
        <w:t>: Reliable internet access is assumed for all users, including producers, consumers, and administrators, to effectively use the web-based platform. Limited or disrupted access could impede system operations.</w:t>
      </w:r>
    </w:p>
    <w:p w14:paraId="73E82507" w14:textId="77777777" w:rsidR="00500762" w:rsidRPr="00500762" w:rsidRDefault="00500762" w:rsidP="00B544A0">
      <w:pPr>
        <w:numPr>
          <w:ilvl w:val="0"/>
          <w:numId w:val="6"/>
        </w:numPr>
        <w:jc w:val="both"/>
        <w:rPr>
          <w:lang w:val="en-GB"/>
        </w:rPr>
      </w:pPr>
      <w:r w:rsidRPr="00500762">
        <w:rPr>
          <w:b/>
          <w:bCs/>
          <w:lang w:val="en-GB"/>
        </w:rPr>
        <w:t>Cloud-Based Deployment</w:t>
      </w:r>
      <w:r w:rsidRPr="00500762">
        <w:rPr>
          <w:lang w:val="en-GB"/>
        </w:rPr>
        <w:t>: The system must be hosted in the cloud to ensure availability and accessibility to various AMAP locations and stakeholders.</w:t>
      </w:r>
    </w:p>
    <w:p w14:paraId="2BE18132" w14:textId="77777777" w:rsidR="00500762" w:rsidRPr="00500762" w:rsidRDefault="00500762" w:rsidP="00B544A0">
      <w:pPr>
        <w:numPr>
          <w:ilvl w:val="0"/>
          <w:numId w:val="6"/>
        </w:numPr>
        <w:jc w:val="both"/>
        <w:rPr>
          <w:lang w:val="en-GB"/>
        </w:rPr>
      </w:pPr>
      <w:r w:rsidRPr="00500762">
        <w:rPr>
          <w:b/>
          <w:bCs/>
          <w:lang w:val="en-GB"/>
        </w:rPr>
        <w:t>Responsive Design</w:t>
      </w:r>
      <w:r w:rsidRPr="00500762">
        <w:rPr>
          <w:lang w:val="en-GB"/>
        </w:rPr>
        <w:t>: The web application should be responsive to support mobile and other device access, ensuring usability for users on different platforms.</w:t>
      </w:r>
    </w:p>
    <w:p w14:paraId="05261430" w14:textId="77777777" w:rsidR="00500762" w:rsidRPr="00500762" w:rsidRDefault="00500762" w:rsidP="00B544A0">
      <w:pPr>
        <w:numPr>
          <w:ilvl w:val="0"/>
          <w:numId w:val="6"/>
        </w:numPr>
        <w:jc w:val="both"/>
        <w:rPr>
          <w:lang w:val="en-GB"/>
        </w:rPr>
      </w:pPr>
      <w:r w:rsidRPr="00500762">
        <w:rPr>
          <w:b/>
          <w:bCs/>
          <w:lang w:val="en-GB"/>
        </w:rPr>
        <w:t>Development and Operating Environment</w:t>
      </w:r>
      <w:r w:rsidRPr="00500762">
        <w:rPr>
          <w:lang w:val="en-GB"/>
        </w:rPr>
        <w:t>: The project assumes a stable development and operating environment with appropriate software and hardware resources, including modern web servers and client-side devices with updated web browsers.</w:t>
      </w:r>
    </w:p>
    <w:p w14:paraId="20E131AF" w14:textId="77777777" w:rsidR="00500762" w:rsidRPr="00500762" w:rsidRDefault="00500762" w:rsidP="00B544A0">
      <w:pPr>
        <w:numPr>
          <w:ilvl w:val="0"/>
          <w:numId w:val="6"/>
        </w:numPr>
        <w:jc w:val="both"/>
        <w:rPr>
          <w:lang w:val="en-GB"/>
        </w:rPr>
      </w:pPr>
      <w:r w:rsidRPr="00500762">
        <w:rPr>
          <w:b/>
          <w:bCs/>
          <w:lang w:val="en-GB"/>
        </w:rPr>
        <w:t>Regulatory Compliance</w:t>
      </w:r>
      <w:r w:rsidRPr="00500762">
        <w:rPr>
          <w:lang w:val="en-GB"/>
        </w:rPr>
        <w:t>: Compliance with data privacy laws, such as GDPR, is assumed. Any regulatory changes could necessitate adjustments in system design and operation.</w:t>
      </w:r>
    </w:p>
    <w:p w14:paraId="7A3BBB8C" w14:textId="77777777" w:rsidR="00500762" w:rsidRPr="00500762" w:rsidRDefault="00500762" w:rsidP="00B544A0">
      <w:pPr>
        <w:numPr>
          <w:ilvl w:val="0"/>
          <w:numId w:val="6"/>
        </w:numPr>
        <w:jc w:val="both"/>
        <w:rPr>
          <w:lang w:val="en-GB"/>
        </w:rPr>
      </w:pPr>
      <w:r w:rsidRPr="00500762">
        <w:rPr>
          <w:b/>
          <w:bCs/>
          <w:lang w:val="en-GB"/>
        </w:rPr>
        <w:t>Sustainability Practices</w:t>
      </w:r>
      <w:r w:rsidRPr="00500762">
        <w:rPr>
          <w:lang w:val="en-GB"/>
        </w:rPr>
        <w:t>: It is assumed that producers will maintain sustainable production practices, which align with AMAP’s core mission. A shift in these practices could affect the system’s impact and community engagement.</w:t>
      </w:r>
    </w:p>
    <w:p w14:paraId="6096D3CE" w14:textId="181E99E3" w:rsidR="00500762" w:rsidRPr="00500762" w:rsidRDefault="00500762" w:rsidP="00B544A0">
      <w:pPr>
        <w:numPr>
          <w:ilvl w:val="0"/>
          <w:numId w:val="6"/>
        </w:numPr>
        <w:jc w:val="both"/>
        <w:rPr>
          <w:lang w:val="en-GB"/>
        </w:rPr>
      </w:pPr>
      <w:r w:rsidRPr="00500762">
        <w:rPr>
          <w:b/>
          <w:bCs/>
          <w:lang w:val="en-GB"/>
        </w:rPr>
        <w:t>Community Engagement</w:t>
      </w:r>
      <w:r w:rsidRPr="00500762">
        <w:rPr>
          <w:lang w:val="en-GB"/>
        </w:rPr>
        <w:t>: The success of the system assumes active participation from producers and consumers. Changes in user engagement levels could affect the project’s effectiveness.</w:t>
      </w:r>
    </w:p>
    <w:p w14:paraId="71DD3BE9" w14:textId="77777777" w:rsidR="00DF10A9" w:rsidRDefault="00DF10A9">
      <w:pPr>
        <w:ind w:left="0"/>
        <w:rPr>
          <w:lang w:val="en-US"/>
        </w:rPr>
      </w:pPr>
      <w:r>
        <w:rPr>
          <w:lang w:val="en-US"/>
        </w:rPr>
        <w:br w:type="page"/>
      </w:r>
    </w:p>
    <w:p w14:paraId="4F504252" w14:textId="77777777" w:rsidR="001B4740" w:rsidRPr="00F12536" w:rsidRDefault="001B4740" w:rsidP="003E5069">
      <w:pPr>
        <w:rPr>
          <w:lang w:val="en-US"/>
        </w:rPr>
      </w:pPr>
    </w:p>
    <w:p w14:paraId="550D1430" w14:textId="64EC3040" w:rsidR="00E16C06" w:rsidRDefault="00E16C06" w:rsidP="00412256">
      <w:pPr>
        <w:pStyle w:val="Ttulo1"/>
        <w:ind w:left="288" w:hanging="288"/>
      </w:pPr>
      <w:bookmarkStart w:id="22" w:name="_Toc182172840"/>
      <w:proofErr w:type="spellStart"/>
      <w:r>
        <w:t>System</w:t>
      </w:r>
      <w:proofErr w:type="spellEnd"/>
      <w:r>
        <w:t xml:space="preserve"> </w:t>
      </w:r>
      <w:proofErr w:type="spellStart"/>
      <w:r>
        <w:t>features</w:t>
      </w:r>
      <w:bookmarkEnd w:id="22"/>
      <w:proofErr w:type="spellEnd"/>
    </w:p>
    <w:p w14:paraId="2DB021C3" w14:textId="5AC2001A" w:rsidR="00722735" w:rsidRPr="009D187B" w:rsidRDefault="00722735" w:rsidP="004B0F0E">
      <w:pPr>
        <w:spacing w:after="0"/>
        <w:jc w:val="both"/>
        <w:rPr>
          <w:lang w:val="en-GB"/>
        </w:rPr>
      </w:pPr>
      <w:r w:rsidRPr="009D187B">
        <w:rPr>
          <w:lang w:val="en-GB"/>
        </w:rPr>
        <w:t>This section provides a detailed overview of the primary functionalities that the system will offer to fulfil the operational needs of AMAP and CSA. Each feature has been designed to support core processes, enhance user experience, and ensure smooth interactions between producers, consumers, and administrators. These features are structured to align with the system’s overall goals of efficiency, transparency, and sustainability.</w:t>
      </w:r>
    </w:p>
    <w:p w14:paraId="590BF753" w14:textId="77777777" w:rsidR="00722735" w:rsidRPr="009D187B" w:rsidRDefault="00722735" w:rsidP="004B0F0E">
      <w:pPr>
        <w:spacing w:after="0"/>
        <w:jc w:val="both"/>
        <w:rPr>
          <w:lang w:val="en-GB"/>
        </w:rPr>
      </w:pPr>
      <w:r w:rsidRPr="009D187B">
        <w:rPr>
          <w:lang w:val="en-GB"/>
        </w:rPr>
        <w:t>A general overview of the use cases identified for the system can be seen in subchapter 3.1. This overview aims to facilitate understanding of the different stakeholders involved, as well as the number of use cases each stakeholder requires and the extent of their system interactions. The system to be developed will present a unified interface for users, in the form of a web application, represented in the diagrams as a black box.</w:t>
      </w:r>
    </w:p>
    <w:p w14:paraId="45778F0F" w14:textId="20357AD4" w:rsidR="00F12536" w:rsidRPr="00722735" w:rsidRDefault="00722735" w:rsidP="004B0F0E">
      <w:pPr>
        <w:spacing w:after="0"/>
        <w:jc w:val="both"/>
        <w:rPr>
          <w:lang w:val="en-GB"/>
        </w:rPr>
      </w:pPr>
      <w:r w:rsidRPr="009D187B">
        <w:rPr>
          <w:lang w:val="en-GB"/>
        </w:rPr>
        <w:t>Each feature detailed in the subchapters below may correspond to one or more product requirements. Additionally, each feature will be classified according to the QFD (Quality Function Deployment) scale as either normal, expected, or exciting, and assigned a priority level of low, medium, or high.</w:t>
      </w:r>
    </w:p>
    <w:p w14:paraId="3EB5CBD7" w14:textId="77777777" w:rsidR="00686B34" w:rsidRDefault="00686B34">
      <w:pPr>
        <w:ind w:left="0"/>
        <w:rPr>
          <w:lang w:val="en-GB"/>
        </w:rPr>
      </w:pPr>
      <w:r>
        <w:rPr>
          <w:lang w:val="en-GB"/>
        </w:rPr>
        <w:br w:type="page"/>
      </w:r>
    </w:p>
    <w:p w14:paraId="16B81E46" w14:textId="07562F8F" w:rsidR="00E16C06" w:rsidRDefault="003202ED" w:rsidP="00592A67">
      <w:pPr>
        <w:pStyle w:val="Ttulo1"/>
        <w:numPr>
          <w:ilvl w:val="1"/>
          <w:numId w:val="4"/>
        </w:numPr>
      </w:pPr>
      <w:bookmarkStart w:id="23" w:name="_Toc182172841"/>
      <w:r>
        <w:lastRenderedPageBreak/>
        <w:t xml:space="preserve">Use Case </w:t>
      </w:r>
      <w:proofErr w:type="spellStart"/>
      <w:r>
        <w:t>Diagram</w:t>
      </w:r>
      <w:bookmarkEnd w:id="23"/>
      <w:proofErr w:type="spellEnd"/>
    </w:p>
    <w:p w14:paraId="306E2585" w14:textId="03879E5D" w:rsidR="00412256" w:rsidRDefault="00E15659" w:rsidP="0035247E">
      <w:pPr>
        <w:ind w:left="720"/>
        <w:rPr>
          <w:lang w:val="en-US"/>
        </w:rPr>
      </w:pPr>
      <w:proofErr w:type="spellStart"/>
      <w:r>
        <w:rPr>
          <w:lang w:val="en-US"/>
        </w:rPr>
        <w:t>Figura</w:t>
      </w:r>
      <w:proofErr w:type="spellEnd"/>
      <w:r>
        <w:rPr>
          <w:lang w:val="en-US"/>
        </w:rPr>
        <w:t xml:space="preserve"> 1 shows a use case diagram for the system, using UML</w:t>
      </w:r>
      <w:r w:rsidR="00D9726A">
        <w:rPr>
          <w:lang w:val="en-US"/>
        </w:rPr>
        <w:t>.</w:t>
      </w:r>
    </w:p>
    <w:p w14:paraId="5EAA3D7E" w14:textId="77777777" w:rsidR="00E15659" w:rsidRDefault="00E81278" w:rsidP="00E15659">
      <w:pPr>
        <w:keepNext/>
        <w:ind w:left="720"/>
        <w:jc w:val="center"/>
      </w:pPr>
      <w:r>
        <w:rPr>
          <w:noProof/>
          <w:lang w:val="en-US"/>
        </w:rPr>
        <w:drawing>
          <wp:inline distT="0" distB="0" distL="0" distR="0" wp14:anchorId="127E3904" wp14:editId="303C033D">
            <wp:extent cx="5495026" cy="4648370"/>
            <wp:effectExtent l="0" t="0" r="0" b="0"/>
            <wp:docPr id="146765898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335" cy="4681622"/>
                    </a:xfrm>
                    <a:prstGeom prst="rect">
                      <a:avLst/>
                    </a:prstGeom>
                    <a:noFill/>
                    <a:ln>
                      <a:noFill/>
                    </a:ln>
                  </pic:spPr>
                </pic:pic>
              </a:graphicData>
            </a:graphic>
          </wp:inline>
        </w:drawing>
      </w:r>
    </w:p>
    <w:p w14:paraId="1118DB93" w14:textId="407053A1" w:rsidR="00D80819" w:rsidRPr="00E81278" w:rsidRDefault="00E15659" w:rsidP="00E15659">
      <w:pPr>
        <w:pStyle w:val="Legenda"/>
        <w:jc w:val="center"/>
        <w:rPr>
          <w:u w:val="single"/>
          <w:lang w:val="en-US"/>
        </w:rPr>
      </w:pPr>
      <w:r w:rsidRPr="00007AF3">
        <w:rPr>
          <w:lang w:val="en-US"/>
        </w:rPr>
        <w:t xml:space="preserve">Figure </w:t>
      </w:r>
      <w:r>
        <w:fldChar w:fldCharType="begin"/>
      </w:r>
      <w:r w:rsidRPr="00007AF3">
        <w:rPr>
          <w:lang w:val="en-US"/>
        </w:rPr>
        <w:instrText xml:space="preserve"> SEQ Figure \* ARABIC </w:instrText>
      </w:r>
      <w:r>
        <w:fldChar w:fldCharType="separate"/>
      </w:r>
      <w:r w:rsidR="00F32E00">
        <w:rPr>
          <w:noProof/>
          <w:lang w:val="en-US"/>
        </w:rPr>
        <w:t>1</w:t>
      </w:r>
      <w:r>
        <w:fldChar w:fldCharType="end"/>
      </w:r>
      <w:r w:rsidRPr="00007AF3">
        <w:rPr>
          <w:lang w:val="en-US"/>
        </w:rPr>
        <w:t xml:space="preserve"> - Use Case Diagram</w:t>
      </w:r>
    </w:p>
    <w:p w14:paraId="63C85133" w14:textId="3E7CAB15" w:rsidR="63CA7C0F" w:rsidRPr="00007AF3" w:rsidRDefault="0012015F" w:rsidP="00ED02C5">
      <w:pPr>
        <w:pStyle w:val="EstiloDescription"/>
        <w:numPr>
          <w:ilvl w:val="0"/>
          <w:numId w:val="0"/>
        </w:numPr>
        <w:ind w:left="720" w:firstLine="288"/>
        <w:rPr>
          <w:lang w:val="en-US"/>
        </w:rPr>
      </w:pPr>
      <w:bookmarkStart w:id="24" w:name="_Toc182172842"/>
      <w:r w:rsidRPr="00007AF3">
        <w:rPr>
          <w:lang w:val="en-US"/>
        </w:rPr>
        <w:t xml:space="preserve">3.1. </w:t>
      </w:r>
      <w:r w:rsidR="63CA7C0F" w:rsidRPr="00007AF3">
        <w:rPr>
          <w:lang w:val="en-US"/>
        </w:rPr>
        <w:t>Implement AMAPs (UC01)</w:t>
      </w:r>
      <w:bookmarkEnd w:id="24"/>
    </w:p>
    <w:p w14:paraId="130149B2" w14:textId="77777777" w:rsidR="00027EA6" w:rsidRDefault="0085198C" w:rsidP="00ED02C5">
      <w:pPr>
        <w:ind w:left="720" w:firstLine="288"/>
        <w:rPr>
          <w:lang w:val="en-US"/>
        </w:rPr>
      </w:pPr>
      <w:r>
        <w:rPr>
          <w:lang w:val="en-US"/>
        </w:rPr>
        <w:t xml:space="preserve"> </w:t>
      </w:r>
      <w:bookmarkStart w:id="25" w:name="_Hlk182085811"/>
      <w:r w:rsidR="00027EA6">
        <w:rPr>
          <w:lang w:val="en-US"/>
        </w:rPr>
        <w:tab/>
      </w:r>
    </w:p>
    <w:p w14:paraId="221DE22E" w14:textId="7F163BCE" w:rsidR="63CA7C0F" w:rsidRPr="004335A4" w:rsidRDefault="63CA7C0F" w:rsidP="00ED02C5">
      <w:pPr>
        <w:ind w:left="720" w:firstLine="288"/>
        <w:rPr>
          <w:b/>
          <w:lang w:val="en-US"/>
        </w:rPr>
      </w:pPr>
      <w:r w:rsidRPr="004335A4">
        <w:rPr>
          <w:b/>
          <w:color w:val="D6615C" w:themeColor="accent1"/>
          <w:lang w:val="en-US"/>
        </w:rPr>
        <w:t>Description</w:t>
      </w:r>
      <w:bookmarkEnd w:id="25"/>
    </w:p>
    <w:p w14:paraId="4BB27B64" w14:textId="0D0D9EE0" w:rsidR="21BFF61A" w:rsidRDefault="21BFF61A" w:rsidP="00ED02C5">
      <w:p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Allows an admin to implement new AMAPs in the system. This includes setting up the initial AMAP configuration and managing subsequent configurations as needed, such as adjusting user roles, setting delivery schedules, defining product offerings, and configuring seasonal settings.</w:t>
      </w:r>
    </w:p>
    <w:tbl>
      <w:tblPr>
        <w:tblW w:w="7904" w:type="dxa"/>
        <w:tblInd w:w="10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40"/>
        <w:gridCol w:w="6764"/>
      </w:tblGrid>
      <w:tr w:rsidR="38A72469" w14:paraId="04254F66" w14:textId="77777777" w:rsidTr="00027EA6">
        <w:trPr>
          <w:trHeight w:val="362"/>
        </w:trPr>
        <w:tc>
          <w:tcPr>
            <w:tcW w:w="1140" w:type="dxa"/>
            <w:shd w:val="clear" w:color="auto" w:fill="D6615C" w:themeFill="accent1"/>
            <w:vAlign w:val="center"/>
          </w:tcPr>
          <w:p w14:paraId="3CA77409" w14:textId="77777777" w:rsidR="38A72469" w:rsidRDefault="38A72469" w:rsidP="00850C74">
            <w:pPr>
              <w:ind w:left="0"/>
              <w:rPr>
                <w:b/>
                <w:bCs/>
                <w:color w:val="FFFFFF" w:themeColor="background1"/>
                <w:lang w:val="en-GB"/>
              </w:rPr>
            </w:pPr>
            <w:r w:rsidRPr="38A72469">
              <w:rPr>
                <w:b/>
                <w:bCs/>
                <w:color w:val="FFFFFF" w:themeColor="background1"/>
                <w:lang w:val="en-GB"/>
              </w:rPr>
              <w:t>QFD</w:t>
            </w:r>
          </w:p>
        </w:tc>
        <w:tc>
          <w:tcPr>
            <w:tcW w:w="6764" w:type="dxa"/>
            <w:shd w:val="clear" w:color="auto" w:fill="F6DFDE" w:themeFill="accent1" w:themeFillTint="33"/>
            <w:vAlign w:val="center"/>
          </w:tcPr>
          <w:p w14:paraId="010310BB" w14:textId="17F57F86" w:rsidR="7498D3DB" w:rsidRDefault="7498D3DB" w:rsidP="00850C74">
            <w:pPr>
              <w:ind w:left="0"/>
              <w:rPr>
                <w:lang w:val="en-GB"/>
              </w:rPr>
            </w:pPr>
            <w:r w:rsidRPr="38A72469">
              <w:rPr>
                <w:lang w:val="en-GB"/>
              </w:rPr>
              <w:t>Expected</w:t>
            </w:r>
          </w:p>
        </w:tc>
      </w:tr>
      <w:tr w:rsidR="38A72469" w14:paraId="399872C9" w14:textId="77777777" w:rsidTr="00027EA6">
        <w:trPr>
          <w:trHeight w:val="362"/>
        </w:trPr>
        <w:tc>
          <w:tcPr>
            <w:tcW w:w="1140" w:type="dxa"/>
            <w:shd w:val="clear" w:color="auto" w:fill="D6615C" w:themeFill="accent1"/>
            <w:vAlign w:val="center"/>
          </w:tcPr>
          <w:p w14:paraId="7FF8143B" w14:textId="77777777" w:rsidR="38A72469" w:rsidRDefault="38A72469" w:rsidP="00850C74">
            <w:pPr>
              <w:ind w:left="0"/>
              <w:rPr>
                <w:b/>
                <w:bCs/>
                <w:color w:val="FFFFFF" w:themeColor="background1"/>
                <w:lang w:val="en-GB"/>
              </w:rPr>
            </w:pPr>
            <w:r w:rsidRPr="38A72469">
              <w:rPr>
                <w:b/>
                <w:bCs/>
                <w:color w:val="FFFFFF" w:themeColor="background1"/>
                <w:lang w:val="en-GB"/>
              </w:rPr>
              <w:t>Priority</w:t>
            </w:r>
          </w:p>
        </w:tc>
        <w:tc>
          <w:tcPr>
            <w:tcW w:w="6764" w:type="dxa"/>
            <w:shd w:val="clear" w:color="auto" w:fill="F6DFDE" w:themeFill="accent1" w:themeFillTint="33"/>
            <w:vAlign w:val="center"/>
          </w:tcPr>
          <w:p w14:paraId="20C228A8" w14:textId="77777777" w:rsidR="38A72469" w:rsidRDefault="38A72469" w:rsidP="00850C74">
            <w:pPr>
              <w:ind w:left="0"/>
              <w:rPr>
                <w:lang w:val="en-GB"/>
              </w:rPr>
            </w:pPr>
            <w:r w:rsidRPr="38A72469">
              <w:rPr>
                <w:lang w:val="en-GB"/>
              </w:rPr>
              <w:t>High</w:t>
            </w:r>
          </w:p>
        </w:tc>
      </w:tr>
    </w:tbl>
    <w:p w14:paraId="3850C946" w14:textId="12FF3B6C" w:rsidR="00312DA5" w:rsidRDefault="00312DA5">
      <w:pPr>
        <w:ind w:left="0"/>
        <w:rPr>
          <w:b/>
          <w:bCs/>
          <w:color w:val="D6615C" w:themeColor="accent1"/>
        </w:rPr>
      </w:pPr>
    </w:p>
    <w:p w14:paraId="627B64C1" w14:textId="77777777" w:rsidR="00DE4D88" w:rsidRDefault="00DE4D88" w:rsidP="00ED02C5">
      <w:pPr>
        <w:ind w:left="720" w:firstLine="288"/>
        <w:rPr>
          <w:b/>
          <w:bCs/>
          <w:color w:val="D6615C" w:themeColor="accent1"/>
        </w:rPr>
      </w:pPr>
    </w:p>
    <w:p w14:paraId="71C6CCC2" w14:textId="12CC20F0" w:rsidR="38A72469" w:rsidRPr="00DE4D88" w:rsidRDefault="46CE443C" w:rsidP="00ED02C5">
      <w:pPr>
        <w:ind w:left="720" w:firstLine="288"/>
        <w:rPr>
          <w:b/>
          <w:color w:val="D6615C" w:themeColor="accent1"/>
        </w:rPr>
      </w:pPr>
      <w:proofErr w:type="spellStart"/>
      <w:r w:rsidRPr="00DE4D88">
        <w:rPr>
          <w:b/>
          <w:color w:val="D6615C" w:themeColor="accent1"/>
        </w:rPr>
        <w:t>Stimulus</w:t>
      </w:r>
      <w:proofErr w:type="spellEnd"/>
      <w:r w:rsidRPr="00DE4D88">
        <w:rPr>
          <w:b/>
          <w:color w:val="D6615C" w:themeColor="accent1"/>
        </w:rPr>
        <w:t xml:space="preserve">/Response </w:t>
      </w:r>
      <w:proofErr w:type="spellStart"/>
      <w:r w:rsidRPr="00DE4D88">
        <w:rPr>
          <w:b/>
          <w:color w:val="D6615C" w:themeColor="accent1"/>
        </w:rPr>
        <w:t>Sequences</w:t>
      </w:r>
      <w:proofErr w:type="spellEnd"/>
    </w:p>
    <w:p w14:paraId="227151D5" w14:textId="4EDB0744"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actor Admin navigates to the AMAP management section and selects "Create New AMAP".</w:t>
      </w:r>
    </w:p>
    <w:p w14:paraId="2A6F3BEA" w14:textId="126F56AA"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displays a form for entering essential AMAP details, such as AMAP name, location, and primary contact information.</w:t>
      </w:r>
    </w:p>
    <w:p w14:paraId="610A1997" w14:textId="1351C1C4"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actor completes the required fields for AMAP creation and submits the form.</w:t>
      </w:r>
    </w:p>
    <w:p w14:paraId="47E511B5" w14:textId="589A15A5"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verifies that all necessary fields are populated, saves the new AMAP to the database, and confirms successful creation.</w:t>
      </w:r>
    </w:p>
    <w:p w14:paraId="3C002613" w14:textId="7D68AD4E"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 xml:space="preserve">The actor configures AMAP-specific settings (e.g., </w:t>
      </w:r>
      <w:r w:rsidR="3EEBC483" w:rsidRPr="38A72469">
        <w:rPr>
          <w:rFonts w:ascii="Trebuchet MS" w:eastAsia="Trebuchet MS" w:hAnsi="Trebuchet MS" w:cs="Trebuchet MS"/>
          <w:lang w:val="en-US"/>
        </w:rPr>
        <w:t xml:space="preserve">seasonal dates, </w:t>
      </w:r>
      <w:r w:rsidR="554AE481" w:rsidRPr="38A72469">
        <w:rPr>
          <w:rFonts w:ascii="Trebuchet MS" w:eastAsia="Trebuchet MS" w:hAnsi="Trebuchet MS" w:cs="Trebuchet MS"/>
          <w:lang w:val="en-US"/>
        </w:rPr>
        <w:t>subscription periods</w:t>
      </w:r>
      <w:r w:rsidRPr="38A72469">
        <w:rPr>
          <w:rFonts w:ascii="Trebuchet MS" w:eastAsia="Trebuchet MS" w:hAnsi="Trebuchet MS" w:cs="Trebuchet MS"/>
          <w:lang w:val="en-US"/>
        </w:rPr>
        <w:t xml:space="preserve">, </w:t>
      </w:r>
      <w:proofErr w:type="spellStart"/>
      <w:proofErr w:type="gramStart"/>
      <w:r w:rsidR="05302755" w:rsidRPr="38A72469">
        <w:rPr>
          <w:rFonts w:ascii="Trebuchet MS" w:eastAsia="Trebuchet MS" w:hAnsi="Trebuchet MS" w:cs="Trebuchet MS"/>
          <w:lang w:val="en-US"/>
        </w:rPr>
        <w:t>subscription</w:t>
      </w:r>
      <w:r w:rsidR="4A82FD12" w:rsidRPr="38A72469">
        <w:rPr>
          <w:rFonts w:ascii="Trebuchet MS" w:eastAsia="Trebuchet MS" w:hAnsi="Trebuchet MS" w:cs="Trebuchet MS"/>
          <w:lang w:val="en-US"/>
        </w:rPr>
        <w:t>s’</w:t>
      </w:r>
      <w:r w:rsidR="60DC93CF" w:rsidRPr="38A72469">
        <w:rPr>
          <w:rFonts w:ascii="Trebuchet MS" w:eastAsia="Trebuchet MS" w:hAnsi="Trebuchet MS" w:cs="Trebuchet MS"/>
          <w:lang w:val="en-US"/>
        </w:rPr>
        <w:t>first</w:t>
      </w:r>
      <w:proofErr w:type="spellEnd"/>
      <w:proofErr w:type="gramEnd"/>
      <w:r w:rsidR="60DC93CF" w:rsidRPr="38A72469">
        <w:rPr>
          <w:rFonts w:ascii="Trebuchet MS" w:eastAsia="Trebuchet MS" w:hAnsi="Trebuchet MS" w:cs="Trebuchet MS"/>
          <w:lang w:val="en-US"/>
        </w:rPr>
        <w:t xml:space="preserve"> delivery date</w:t>
      </w:r>
      <w:r w:rsidR="730DDA61" w:rsidRPr="38A72469">
        <w:rPr>
          <w:rFonts w:ascii="Trebuchet MS" w:eastAsia="Trebuchet MS" w:hAnsi="Trebuchet MS" w:cs="Trebuchet MS"/>
          <w:lang w:val="en-US"/>
        </w:rPr>
        <w:t>s</w:t>
      </w:r>
      <w:r w:rsidRPr="38A72469">
        <w:rPr>
          <w:rFonts w:ascii="Trebuchet MS" w:eastAsia="Trebuchet MS" w:hAnsi="Trebuchet MS" w:cs="Trebuchet MS"/>
          <w:lang w:val="en-US"/>
        </w:rPr>
        <w:t>).</w:t>
      </w:r>
    </w:p>
    <w:p w14:paraId="656CDADD" w14:textId="3752B291"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prompts the admin to enter or select configuration options and saves the settings once confirmed.</w:t>
      </w:r>
    </w:p>
    <w:p w14:paraId="3F3AF053" w14:textId="22001756" w:rsidR="08CD1097" w:rsidRDefault="08CD1097"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actor</w:t>
      </w:r>
      <w:r w:rsidR="2EA16723" w:rsidRPr="38A72469">
        <w:rPr>
          <w:rFonts w:ascii="Trebuchet MS" w:eastAsia="Trebuchet MS" w:hAnsi="Trebuchet MS" w:cs="Trebuchet MS"/>
          <w:lang w:val="en-US"/>
        </w:rPr>
        <w:t xml:space="preserve"> manages AMAP configurations over time</w:t>
      </w:r>
      <w:r w:rsidR="47734C99" w:rsidRPr="38A72469">
        <w:rPr>
          <w:rFonts w:ascii="Trebuchet MS" w:eastAsia="Trebuchet MS" w:hAnsi="Trebuchet MS" w:cs="Trebuchet MS"/>
          <w:lang w:val="en-US"/>
        </w:rPr>
        <w:t>.</w:t>
      </w:r>
    </w:p>
    <w:p w14:paraId="76915415" w14:textId="5BC8BD8E"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displays the current configurations and allows modifications, saving any changes and updating relevant areas within the AMAP.</w:t>
      </w:r>
    </w:p>
    <w:p w14:paraId="7AD0AC6A" w14:textId="77777777" w:rsidR="00DE4D88" w:rsidRPr="006D7D68" w:rsidRDefault="00DE4D88" w:rsidP="00ED02C5">
      <w:pPr>
        <w:ind w:left="720" w:firstLine="288"/>
        <w:rPr>
          <w:b/>
          <w:bCs/>
          <w:color w:val="D6615C" w:themeColor="accent1"/>
          <w:lang w:val="en-GB"/>
        </w:rPr>
      </w:pPr>
    </w:p>
    <w:p w14:paraId="1DAF3BF0" w14:textId="4B95EA3E" w:rsidR="4D0EE687" w:rsidRPr="006D7D68" w:rsidRDefault="4D0EE687" w:rsidP="00ED02C5">
      <w:pPr>
        <w:ind w:left="720" w:firstLine="288"/>
        <w:rPr>
          <w:b/>
          <w:color w:val="D6615C" w:themeColor="accent1"/>
          <w:lang w:val="en-GB"/>
        </w:rPr>
      </w:pPr>
      <w:r w:rsidRPr="006D7D68">
        <w:rPr>
          <w:b/>
          <w:color w:val="D6615C" w:themeColor="accent1"/>
          <w:lang w:val="en-GB"/>
        </w:rPr>
        <w:t>Functional Requirements</w:t>
      </w:r>
    </w:p>
    <w:p w14:paraId="72614CC7" w14:textId="3A70A816" w:rsidR="4D0EE687" w:rsidRDefault="000F6DAA" w:rsidP="00ED02C5">
      <w:pPr>
        <w:ind w:left="720" w:firstLine="288"/>
        <w:jc w:val="both"/>
        <w:rPr>
          <w:rFonts w:ascii="Trebuchet MS" w:eastAsia="Trebuchet MS" w:hAnsi="Trebuchet MS" w:cs="Trebuchet MS"/>
          <w:lang w:val="en-US"/>
        </w:rPr>
      </w:pPr>
      <w:r w:rsidRPr="00E97292">
        <w:rPr>
          <w:rFonts w:ascii="Trebuchet MS" w:eastAsia="Trebuchet MS" w:hAnsi="Trebuchet MS" w:cs="Trebuchet MS"/>
          <w:b/>
          <w:lang w:val="en-US"/>
        </w:rPr>
        <w:t>REQ-</w:t>
      </w:r>
      <w:r w:rsidR="00DD6360">
        <w:rPr>
          <w:rFonts w:ascii="Trebuchet MS" w:eastAsia="Trebuchet MS" w:hAnsi="Trebuchet MS" w:cs="Trebuchet MS"/>
          <w:b/>
          <w:lang w:val="en-US"/>
        </w:rPr>
        <w:t>0</w:t>
      </w:r>
      <w:r w:rsidRPr="00E97292">
        <w:rPr>
          <w:rFonts w:ascii="Trebuchet MS" w:eastAsia="Trebuchet MS" w:hAnsi="Trebuchet MS" w:cs="Trebuchet MS"/>
          <w:b/>
          <w:lang w:val="en-US"/>
        </w:rPr>
        <w:t>1:</w:t>
      </w:r>
      <w:r w:rsidRPr="7DA8CAE5">
        <w:rPr>
          <w:rFonts w:ascii="Trebuchet MS" w:eastAsia="Trebuchet MS" w:hAnsi="Trebuchet MS" w:cs="Trebuchet MS"/>
          <w:lang w:val="en-US"/>
        </w:rPr>
        <w:t xml:space="preserve"> </w:t>
      </w:r>
      <w:r w:rsidR="00881FE5">
        <w:rPr>
          <w:rFonts w:ascii="Trebuchet MS" w:eastAsia="Trebuchet MS" w:hAnsi="Trebuchet MS" w:cs="Trebuchet MS"/>
          <w:lang w:val="en-US"/>
        </w:rPr>
        <w:t>C</w:t>
      </w:r>
      <w:r w:rsidR="4D0EE687" w:rsidRPr="38A72469">
        <w:rPr>
          <w:rFonts w:ascii="Trebuchet MS" w:eastAsia="Trebuchet MS" w:hAnsi="Trebuchet MS" w:cs="Trebuchet MS"/>
          <w:lang w:val="en-US"/>
        </w:rPr>
        <w:t>reate a new AMAP by entering essential details like name, location, and primary contact.</w:t>
      </w:r>
    </w:p>
    <w:p w14:paraId="130B56AE" w14:textId="42971E42" w:rsidR="7DA8CAE5" w:rsidRDefault="00912884" w:rsidP="00ED02C5">
      <w:pPr>
        <w:ind w:left="720" w:firstLine="288"/>
        <w:jc w:val="both"/>
        <w:rPr>
          <w:rFonts w:ascii="Trebuchet MS" w:eastAsia="Trebuchet MS" w:hAnsi="Trebuchet MS" w:cs="Trebuchet MS"/>
          <w:lang w:val="en-US"/>
        </w:rPr>
      </w:pPr>
      <w:r w:rsidRPr="00E97292">
        <w:rPr>
          <w:rFonts w:ascii="Trebuchet MS" w:eastAsia="Trebuchet MS" w:hAnsi="Trebuchet MS" w:cs="Trebuchet MS"/>
          <w:b/>
          <w:lang w:val="en-US"/>
        </w:rPr>
        <w:t>REQ-</w:t>
      </w:r>
      <w:r w:rsidR="00DD6360">
        <w:rPr>
          <w:rFonts w:ascii="Trebuchet MS" w:eastAsia="Trebuchet MS" w:hAnsi="Trebuchet MS" w:cs="Trebuchet MS"/>
          <w:b/>
          <w:bCs/>
          <w:lang w:val="en-US"/>
        </w:rPr>
        <w:t>0</w:t>
      </w:r>
      <w:r w:rsidR="00881FE5" w:rsidRPr="00E97292">
        <w:rPr>
          <w:rFonts w:ascii="Trebuchet MS" w:eastAsia="Trebuchet MS" w:hAnsi="Trebuchet MS" w:cs="Trebuchet MS"/>
          <w:b/>
          <w:bCs/>
          <w:lang w:val="en-US"/>
        </w:rPr>
        <w:t>2</w:t>
      </w:r>
      <w:r w:rsidRPr="00E97292">
        <w:rPr>
          <w:rFonts w:ascii="Trebuchet MS" w:eastAsia="Trebuchet MS" w:hAnsi="Trebuchet MS" w:cs="Trebuchet MS"/>
          <w:b/>
          <w:lang w:val="en-US"/>
        </w:rPr>
        <w:t>:</w:t>
      </w:r>
      <w:r w:rsidRPr="7DA8CAE5">
        <w:rPr>
          <w:rFonts w:ascii="Trebuchet MS" w:eastAsia="Trebuchet MS" w:hAnsi="Trebuchet MS" w:cs="Trebuchet MS"/>
          <w:lang w:val="en-US"/>
        </w:rPr>
        <w:t xml:space="preserve"> </w:t>
      </w:r>
      <w:r w:rsidR="00881FE5">
        <w:rPr>
          <w:rFonts w:ascii="Trebuchet MS" w:eastAsia="Trebuchet MS" w:hAnsi="Trebuchet MS" w:cs="Trebuchet MS"/>
          <w:lang w:val="en-US"/>
        </w:rPr>
        <w:t>Configure</w:t>
      </w:r>
      <w:r w:rsidR="4D0EE687" w:rsidRPr="38A72469">
        <w:rPr>
          <w:rFonts w:ascii="Trebuchet MS" w:eastAsia="Trebuchet MS" w:hAnsi="Trebuchet MS" w:cs="Trebuchet MS"/>
          <w:lang w:val="en-US"/>
        </w:rPr>
        <w:t xml:space="preserve"> AMAP settings, including seasonal dates, subscription periods and subscriptions’ first delivery date</w:t>
      </w:r>
      <w:r w:rsidR="66C6DD75" w:rsidRPr="38A72469">
        <w:rPr>
          <w:rFonts w:ascii="Trebuchet MS" w:eastAsia="Trebuchet MS" w:hAnsi="Trebuchet MS" w:cs="Trebuchet MS"/>
          <w:lang w:val="en-US"/>
        </w:rPr>
        <w:t>s.</w:t>
      </w:r>
    </w:p>
    <w:p w14:paraId="2D9E7226" w14:textId="58BEE910" w:rsidR="003D1C8C" w:rsidRDefault="31B4A9F7" w:rsidP="00760636">
      <w:pPr>
        <w:pStyle w:val="EstiloDescription"/>
        <w:numPr>
          <w:ilvl w:val="1"/>
          <w:numId w:val="40"/>
        </w:numPr>
        <w:ind w:left="720" w:firstLine="288"/>
      </w:pPr>
      <w:bookmarkStart w:id="26" w:name="_Toc182172843"/>
      <w:proofErr w:type="spellStart"/>
      <w:r>
        <w:t>Manage</w:t>
      </w:r>
      <w:proofErr w:type="spellEnd"/>
      <w:r>
        <w:t xml:space="preserve"> </w:t>
      </w:r>
      <w:proofErr w:type="spellStart"/>
      <w:r>
        <w:t>Products</w:t>
      </w:r>
      <w:proofErr w:type="spellEnd"/>
      <w:r>
        <w:t>/</w:t>
      </w:r>
      <w:proofErr w:type="spellStart"/>
      <w:r>
        <w:t>Baskets</w:t>
      </w:r>
      <w:proofErr w:type="spellEnd"/>
      <w:r w:rsidR="003D1C8C" w:rsidRPr="61BE88B2">
        <w:rPr>
          <w:lang w:val="pt-BR"/>
        </w:rPr>
        <w:t xml:space="preserve"> (UC06)</w:t>
      </w:r>
      <w:bookmarkEnd w:id="26"/>
      <w:r w:rsidR="6D6FE4D8">
        <w:t xml:space="preserve"> </w:t>
      </w:r>
    </w:p>
    <w:p w14:paraId="063604BF" w14:textId="77777777" w:rsidR="003D1C8C" w:rsidRPr="0012379F" w:rsidRDefault="003D1C8C" w:rsidP="00ED02C5">
      <w:pPr>
        <w:ind w:left="720" w:firstLine="288"/>
        <w:rPr>
          <w:b/>
          <w:bCs/>
          <w:lang w:val="en-GB"/>
        </w:rPr>
      </w:pPr>
      <w:proofErr w:type="spellStart"/>
      <w:r w:rsidRPr="00DE4D88">
        <w:rPr>
          <w:b/>
          <w:color w:val="D6615C" w:themeColor="accent1"/>
        </w:rPr>
        <w:t>Description</w:t>
      </w:r>
      <w:proofErr w:type="spellEnd"/>
    </w:p>
    <w:p w14:paraId="6160B7E0" w14:textId="77777777" w:rsidR="003D1C8C" w:rsidRPr="0012379F" w:rsidRDefault="003D1C8C" w:rsidP="00ED02C5">
      <w:pPr>
        <w:ind w:left="720" w:firstLine="288"/>
        <w:rPr>
          <w:lang w:val="en-GB"/>
        </w:rPr>
      </w:pPr>
      <w:r w:rsidRPr="0012379F">
        <w:rPr>
          <w:lang w:val="en-GB"/>
        </w:rPr>
        <w:t xml:space="preserve">AMAP Administrators can manage the product </w:t>
      </w:r>
      <w:proofErr w:type="spellStart"/>
      <w:r w:rsidRPr="0012379F">
        <w:rPr>
          <w:lang w:val="en-GB"/>
        </w:rPr>
        <w:t>catalog</w:t>
      </w:r>
      <w:proofErr w:type="spellEnd"/>
      <w:r w:rsidRPr="0012379F">
        <w:rPr>
          <w:lang w:val="en-GB"/>
        </w:rPr>
        <w:t xml:space="preserve"> and configure product baskets that will be available for consumers to order.</w:t>
      </w:r>
    </w:p>
    <w:tbl>
      <w:tblPr>
        <w:tblW w:w="8481" w:type="dxa"/>
        <w:tblInd w:w="9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15"/>
        <w:gridCol w:w="7166"/>
      </w:tblGrid>
      <w:tr w:rsidR="003D1C8C" w14:paraId="64D15253" w14:textId="77777777" w:rsidTr="00C95A39">
        <w:trPr>
          <w:trHeight w:val="326"/>
        </w:trPr>
        <w:tc>
          <w:tcPr>
            <w:tcW w:w="1315" w:type="dxa"/>
            <w:shd w:val="clear" w:color="auto" w:fill="D6615C" w:themeFill="accent1"/>
            <w:vAlign w:val="center"/>
          </w:tcPr>
          <w:p w14:paraId="46821F43" w14:textId="77777777" w:rsidR="003D1C8C" w:rsidRPr="0012379F" w:rsidRDefault="003D1C8C" w:rsidP="00850C74">
            <w:pPr>
              <w:ind w:left="0"/>
              <w:rPr>
                <w:b/>
                <w:bCs/>
                <w:color w:val="FFFFFF" w:themeColor="background1"/>
                <w:lang w:val="en-GB"/>
              </w:rPr>
            </w:pPr>
            <w:r w:rsidRPr="0012379F">
              <w:rPr>
                <w:b/>
                <w:bCs/>
                <w:color w:val="FFFFFF" w:themeColor="background1"/>
                <w:lang w:val="en-GB"/>
              </w:rPr>
              <w:t>QFD</w:t>
            </w:r>
          </w:p>
        </w:tc>
        <w:tc>
          <w:tcPr>
            <w:tcW w:w="7166" w:type="dxa"/>
            <w:shd w:val="clear" w:color="auto" w:fill="F6DFDE" w:themeFill="accent1" w:themeFillTint="33"/>
            <w:vAlign w:val="center"/>
          </w:tcPr>
          <w:p w14:paraId="08F61D5E" w14:textId="77777777" w:rsidR="003D1C8C" w:rsidRDefault="003D1C8C" w:rsidP="00850C74">
            <w:pPr>
              <w:ind w:left="0"/>
              <w:rPr>
                <w:lang w:val="en-GB"/>
              </w:rPr>
            </w:pPr>
            <w:r>
              <w:rPr>
                <w:lang w:val="en-GB"/>
              </w:rPr>
              <w:t>Normal</w:t>
            </w:r>
          </w:p>
        </w:tc>
      </w:tr>
      <w:tr w:rsidR="003D1C8C" w14:paraId="637F97EA" w14:textId="77777777" w:rsidTr="00C95A39">
        <w:trPr>
          <w:trHeight w:val="326"/>
        </w:trPr>
        <w:tc>
          <w:tcPr>
            <w:tcW w:w="1315" w:type="dxa"/>
            <w:shd w:val="clear" w:color="auto" w:fill="D6615C" w:themeFill="accent1"/>
            <w:vAlign w:val="center"/>
          </w:tcPr>
          <w:p w14:paraId="4D501650" w14:textId="77777777" w:rsidR="003D1C8C" w:rsidRPr="0012379F" w:rsidRDefault="003D1C8C" w:rsidP="00850C74">
            <w:pPr>
              <w:ind w:left="0"/>
              <w:rPr>
                <w:b/>
                <w:bCs/>
                <w:color w:val="FFFFFF" w:themeColor="background1"/>
                <w:lang w:val="en-GB"/>
              </w:rPr>
            </w:pPr>
            <w:r w:rsidRPr="0012379F">
              <w:rPr>
                <w:b/>
                <w:bCs/>
                <w:color w:val="FFFFFF" w:themeColor="background1"/>
                <w:lang w:val="en-GB"/>
              </w:rPr>
              <w:t>Priority</w:t>
            </w:r>
          </w:p>
        </w:tc>
        <w:tc>
          <w:tcPr>
            <w:tcW w:w="7166" w:type="dxa"/>
            <w:shd w:val="clear" w:color="auto" w:fill="F6DFDE" w:themeFill="accent1" w:themeFillTint="33"/>
            <w:vAlign w:val="center"/>
          </w:tcPr>
          <w:p w14:paraId="1474E4F0" w14:textId="77777777" w:rsidR="003D1C8C" w:rsidRDefault="003D1C8C" w:rsidP="00850C74">
            <w:pPr>
              <w:ind w:left="0"/>
              <w:rPr>
                <w:lang w:val="en-GB"/>
              </w:rPr>
            </w:pPr>
            <w:r>
              <w:rPr>
                <w:lang w:val="en-GB"/>
              </w:rPr>
              <w:t>High</w:t>
            </w:r>
          </w:p>
        </w:tc>
      </w:tr>
    </w:tbl>
    <w:p w14:paraId="5A5CECD2" w14:textId="77777777" w:rsidR="00DE4D88" w:rsidRDefault="00DE4D88" w:rsidP="00ED02C5">
      <w:pPr>
        <w:ind w:left="720" w:firstLine="288"/>
        <w:rPr>
          <w:b/>
          <w:bCs/>
          <w:color w:val="D6615C" w:themeColor="accent1"/>
        </w:rPr>
      </w:pPr>
    </w:p>
    <w:p w14:paraId="2EF92021" w14:textId="77777777" w:rsidR="00DE4D88" w:rsidRDefault="00DE4D88" w:rsidP="00ED02C5">
      <w:pPr>
        <w:ind w:left="720" w:firstLine="288"/>
        <w:rPr>
          <w:b/>
          <w:bCs/>
          <w:color w:val="D6615C" w:themeColor="accent1"/>
        </w:rPr>
      </w:pPr>
    </w:p>
    <w:p w14:paraId="12F9E782" w14:textId="77777777" w:rsidR="003D1C8C" w:rsidRDefault="003D1C8C" w:rsidP="00ED02C5">
      <w:pPr>
        <w:ind w:left="720" w:firstLine="288"/>
        <w:rPr>
          <w:b/>
          <w:bCs/>
          <w:lang w:val="en-GB"/>
        </w:rPr>
      </w:pPr>
      <w:proofErr w:type="spellStart"/>
      <w:r w:rsidRPr="00DE4D88">
        <w:rPr>
          <w:b/>
          <w:color w:val="D6615C" w:themeColor="accent1"/>
        </w:rPr>
        <w:t>Stimulus</w:t>
      </w:r>
      <w:proofErr w:type="spellEnd"/>
      <w:r w:rsidRPr="00DE4D88">
        <w:rPr>
          <w:b/>
          <w:color w:val="D6615C" w:themeColor="accent1"/>
        </w:rPr>
        <w:t xml:space="preserve">/Response </w:t>
      </w:r>
      <w:proofErr w:type="spellStart"/>
      <w:r w:rsidRPr="00DE4D88">
        <w:rPr>
          <w:b/>
          <w:color w:val="D6615C" w:themeColor="accent1"/>
        </w:rPr>
        <w:t>Sequences</w:t>
      </w:r>
      <w:proofErr w:type="spellEnd"/>
    </w:p>
    <w:p w14:paraId="18331941" w14:textId="77777777" w:rsidR="003D1C8C" w:rsidRPr="0012379F" w:rsidRDefault="003D1C8C" w:rsidP="00ED02C5">
      <w:pPr>
        <w:numPr>
          <w:ilvl w:val="0"/>
          <w:numId w:val="7"/>
        </w:numPr>
        <w:tabs>
          <w:tab w:val="clear" w:pos="1440"/>
          <w:tab w:val="num" w:pos="1008"/>
        </w:tabs>
        <w:ind w:left="720" w:firstLine="288"/>
        <w:rPr>
          <w:lang w:val="en-GB"/>
        </w:rPr>
      </w:pPr>
      <w:r w:rsidRPr="0012379F">
        <w:rPr>
          <w:lang w:val="en-GB"/>
        </w:rPr>
        <w:t>The administrator navigates to the product management section.</w:t>
      </w:r>
    </w:p>
    <w:p w14:paraId="7B5CA0D6" w14:textId="77777777" w:rsidR="003D1C8C" w:rsidRPr="0012379F" w:rsidRDefault="003D1C8C" w:rsidP="00ED02C5">
      <w:pPr>
        <w:numPr>
          <w:ilvl w:val="0"/>
          <w:numId w:val="7"/>
        </w:numPr>
        <w:ind w:left="720" w:firstLine="288"/>
        <w:rPr>
          <w:lang w:val="en-GB"/>
        </w:rPr>
      </w:pPr>
      <w:r w:rsidRPr="0012379F">
        <w:rPr>
          <w:lang w:val="en-GB"/>
        </w:rPr>
        <w:t>The system displays options to add, update, or remove products and configure baskets.</w:t>
      </w:r>
    </w:p>
    <w:p w14:paraId="2B9323DC" w14:textId="77777777" w:rsidR="003D1C8C" w:rsidRPr="0012379F" w:rsidRDefault="003D1C8C" w:rsidP="00ED02C5">
      <w:pPr>
        <w:numPr>
          <w:ilvl w:val="0"/>
          <w:numId w:val="7"/>
        </w:numPr>
        <w:ind w:left="720" w:firstLine="288"/>
        <w:rPr>
          <w:lang w:val="en-GB"/>
        </w:rPr>
      </w:pPr>
      <w:r w:rsidRPr="0012379F">
        <w:rPr>
          <w:lang w:val="en-GB"/>
        </w:rPr>
        <w:t>The administrator modifies product details or basket configurations.</w:t>
      </w:r>
    </w:p>
    <w:p w14:paraId="0A215E31" w14:textId="77777777" w:rsidR="0028395F" w:rsidRPr="0028395F" w:rsidRDefault="003D1C8C" w:rsidP="00ED02C5">
      <w:pPr>
        <w:numPr>
          <w:ilvl w:val="0"/>
          <w:numId w:val="7"/>
        </w:numPr>
        <w:ind w:left="720" w:firstLine="288"/>
        <w:rPr>
          <w:lang w:val="en-GB"/>
        </w:rPr>
      </w:pPr>
      <w:r w:rsidRPr="0012379F">
        <w:rPr>
          <w:lang w:val="en-GB"/>
        </w:rPr>
        <w:t xml:space="preserve">The system saves the changes and updates the product </w:t>
      </w:r>
      <w:proofErr w:type="spellStart"/>
      <w:r w:rsidRPr="0012379F">
        <w:rPr>
          <w:lang w:val="en-GB"/>
        </w:rPr>
        <w:t>catalog</w:t>
      </w:r>
      <w:proofErr w:type="spellEnd"/>
      <w:r w:rsidRPr="0012379F">
        <w:rPr>
          <w:lang w:val="en-GB"/>
        </w:rPr>
        <w:t xml:space="preserve">. </w:t>
      </w:r>
    </w:p>
    <w:p w14:paraId="46D37AF9" w14:textId="0AB2D851" w:rsidR="003D1C8C" w:rsidRDefault="003D1C8C" w:rsidP="00ED02C5">
      <w:pPr>
        <w:numPr>
          <w:ilvl w:val="0"/>
          <w:numId w:val="7"/>
        </w:numPr>
        <w:ind w:left="720" w:firstLine="288"/>
        <w:rPr>
          <w:lang w:val="en-GB"/>
        </w:rPr>
      </w:pPr>
      <w:r w:rsidRPr="0012379F">
        <w:rPr>
          <w:lang w:val="en-GB"/>
        </w:rPr>
        <w:t>The administrator navigates to the product management section.</w:t>
      </w:r>
    </w:p>
    <w:p w14:paraId="3A218A4F" w14:textId="77777777" w:rsidR="003D1C8C" w:rsidRPr="0012379F" w:rsidRDefault="003D1C8C" w:rsidP="00ED02C5">
      <w:pPr>
        <w:numPr>
          <w:ilvl w:val="0"/>
          <w:numId w:val="7"/>
        </w:numPr>
        <w:ind w:left="720" w:firstLine="288"/>
        <w:rPr>
          <w:lang w:val="en-GB"/>
        </w:rPr>
      </w:pPr>
      <w:r>
        <w:rPr>
          <w:lang w:val="en-GB"/>
        </w:rPr>
        <w:lastRenderedPageBreak/>
        <w:t xml:space="preserve">The </w:t>
      </w:r>
      <w:r w:rsidRPr="0012379F">
        <w:rPr>
          <w:lang w:val="en-GB"/>
        </w:rPr>
        <w:t xml:space="preserve">system displays options to add, update, or remove products </w:t>
      </w:r>
      <w:r>
        <w:rPr>
          <w:lang w:val="en-GB"/>
        </w:rPr>
        <w:t>and configure baskets</w:t>
      </w:r>
    </w:p>
    <w:p w14:paraId="33C3C919" w14:textId="7A66B05C" w:rsidR="003D1C8C" w:rsidRPr="001B7D76" w:rsidRDefault="003D1C8C" w:rsidP="00ED02C5">
      <w:pPr>
        <w:numPr>
          <w:ilvl w:val="0"/>
          <w:numId w:val="7"/>
        </w:numPr>
        <w:ind w:left="720" w:firstLine="288"/>
        <w:rPr>
          <w:lang w:val="en-GB"/>
        </w:rPr>
      </w:pPr>
      <w:r>
        <w:rPr>
          <w:lang w:val="en-GB"/>
        </w:rPr>
        <w:t>T</w:t>
      </w:r>
      <w:r w:rsidRPr="001B7D76">
        <w:rPr>
          <w:lang w:val="en-GB"/>
        </w:rPr>
        <w:t>he administrator modifies product details or basket configurations</w:t>
      </w:r>
      <w:r w:rsidR="004E22B6">
        <w:rPr>
          <w:lang w:val="en-GB"/>
        </w:rPr>
        <w:t>,</w:t>
      </w:r>
    </w:p>
    <w:p w14:paraId="520FDADC" w14:textId="77777777" w:rsidR="00E31522" w:rsidRPr="006D7D68" w:rsidRDefault="00E31522" w:rsidP="00ED02C5">
      <w:pPr>
        <w:ind w:left="720" w:firstLine="288"/>
        <w:rPr>
          <w:b/>
          <w:bCs/>
          <w:color w:val="D6615C" w:themeColor="accent1"/>
          <w:lang w:val="en-GB"/>
        </w:rPr>
      </w:pPr>
    </w:p>
    <w:p w14:paraId="0D529F01" w14:textId="2890B22B" w:rsidR="003D1C8C" w:rsidRPr="00BC4815" w:rsidRDefault="00E31522" w:rsidP="00ED02C5">
      <w:pPr>
        <w:ind w:left="720" w:firstLine="288"/>
        <w:rPr>
          <w:b/>
          <w:color w:val="D6615C" w:themeColor="accent1"/>
          <w:lang w:val="en-GB"/>
        </w:rPr>
      </w:pPr>
      <w:r w:rsidRPr="006D7D68">
        <w:rPr>
          <w:b/>
          <w:bCs/>
          <w:color w:val="D6615C" w:themeColor="accent1"/>
          <w:lang w:val="en-GB"/>
        </w:rPr>
        <w:t>Functional Requirements</w:t>
      </w:r>
    </w:p>
    <w:p w14:paraId="35AAAED3" w14:textId="54A1145D" w:rsidR="003D1C8C" w:rsidRPr="00933ABE" w:rsidRDefault="003D1C8C" w:rsidP="00ED02C5">
      <w:pPr>
        <w:ind w:left="720" w:firstLine="288"/>
        <w:rPr>
          <w:u w:val="single"/>
          <w:lang w:val="en-GB"/>
        </w:rPr>
      </w:pPr>
      <w:r w:rsidRPr="00743D9A">
        <w:rPr>
          <w:b/>
          <w:lang w:val="en-GB"/>
        </w:rPr>
        <w:t>REQ-</w:t>
      </w:r>
      <w:r w:rsidR="00DD6360">
        <w:rPr>
          <w:b/>
          <w:lang w:val="en-GB"/>
        </w:rPr>
        <w:t>0</w:t>
      </w:r>
      <w:r w:rsidR="00E55825" w:rsidRPr="00743D9A">
        <w:rPr>
          <w:b/>
          <w:lang w:val="en-GB"/>
        </w:rPr>
        <w:t>3</w:t>
      </w:r>
      <w:r w:rsidRPr="00743D9A">
        <w:rPr>
          <w:b/>
          <w:lang w:val="en-GB"/>
        </w:rPr>
        <w:t>:</w:t>
      </w:r>
      <w:r w:rsidRPr="00933ABE">
        <w:rPr>
          <w:lang w:val="en-GB"/>
        </w:rPr>
        <w:t xml:space="preserve"> Add new products to the </w:t>
      </w:r>
      <w:proofErr w:type="spellStart"/>
      <w:r w:rsidRPr="00933ABE">
        <w:rPr>
          <w:lang w:val="en-GB"/>
        </w:rPr>
        <w:t>catalog</w:t>
      </w:r>
      <w:proofErr w:type="spellEnd"/>
      <w:r w:rsidRPr="00933ABE">
        <w:rPr>
          <w:lang w:val="en-GB"/>
        </w:rPr>
        <w:t>.</w:t>
      </w:r>
    </w:p>
    <w:p w14:paraId="700196BD" w14:textId="6A62353B" w:rsidR="003D1C8C" w:rsidRPr="00933ABE" w:rsidRDefault="003D1C8C" w:rsidP="00ED02C5">
      <w:pPr>
        <w:ind w:left="720" w:firstLine="288"/>
        <w:rPr>
          <w:lang w:val="en-GB"/>
        </w:rPr>
      </w:pPr>
      <w:r w:rsidRPr="00743D9A">
        <w:rPr>
          <w:b/>
          <w:lang w:val="en-GB"/>
        </w:rPr>
        <w:t>REQ-</w:t>
      </w:r>
      <w:r w:rsidR="00DD6360">
        <w:rPr>
          <w:b/>
          <w:lang w:val="en-GB"/>
        </w:rPr>
        <w:t>0</w:t>
      </w:r>
      <w:r w:rsidR="004C61AF" w:rsidRPr="00743D9A">
        <w:rPr>
          <w:b/>
          <w:lang w:val="en-GB"/>
        </w:rPr>
        <w:t>4</w:t>
      </w:r>
      <w:r w:rsidRPr="00743D9A">
        <w:rPr>
          <w:b/>
          <w:lang w:val="en-GB"/>
        </w:rPr>
        <w:t>:</w:t>
      </w:r>
      <w:r w:rsidRPr="00933ABE">
        <w:rPr>
          <w:lang w:val="en-GB"/>
        </w:rPr>
        <w:t xml:space="preserve"> Update existing product information.</w:t>
      </w:r>
    </w:p>
    <w:p w14:paraId="0800B272" w14:textId="0A885F04" w:rsidR="003D1C8C" w:rsidRPr="00933ABE" w:rsidRDefault="003D1C8C" w:rsidP="00ED02C5">
      <w:pPr>
        <w:ind w:left="720" w:firstLine="288"/>
        <w:rPr>
          <w:lang w:val="en-GB"/>
        </w:rPr>
      </w:pPr>
      <w:r w:rsidRPr="00743D9A">
        <w:rPr>
          <w:b/>
          <w:lang w:val="en-GB"/>
        </w:rPr>
        <w:t>REQ-</w:t>
      </w:r>
      <w:r w:rsidR="00DD6360">
        <w:rPr>
          <w:b/>
          <w:lang w:val="en-GB"/>
        </w:rPr>
        <w:t>0</w:t>
      </w:r>
      <w:r w:rsidR="004C61AF" w:rsidRPr="00743D9A">
        <w:rPr>
          <w:b/>
          <w:lang w:val="en-GB"/>
        </w:rPr>
        <w:t>5</w:t>
      </w:r>
      <w:r w:rsidRPr="00743D9A">
        <w:rPr>
          <w:b/>
          <w:lang w:val="en-GB"/>
        </w:rPr>
        <w:t>:</w:t>
      </w:r>
      <w:r w:rsidRPr="00933ABE">
        <w:rPr>
          <w:lang w:val="en-GB"/>
        </w:rPr>
        <w:t xml:space="preserve"> </w:t>
      </w:r>
      <w:r w:rsidR="00CD7B8E">
        <w:rPr>
          <w:lang w:val="en-GB"/>
        </w:rPr>
        <w:t>D</w:t>
      </w:r>
      <w:r w:rsidR="00CD7B8E" w:rsidRPr="00CD7B8E">
        <w:rPr>
          <w:lang w:val="en-GB"/>
        </w:rPr>
        <w:t>eactivate</w:t>
      </w:r>
      <w:r w:rsidRPr="00933ABE">
        <w:rPr>
          <w:lang w:val="en-GB"/>
        </w:rPr>
        <w:t xml:space="preserve"> products from the </w:t>
      </w:r>
      <w:proofErr w:type="spellStart"/>
      <w:r w:rsidRPr="00933ABE">
        <w:rPr>
          <w:lang w:val="en-GB"/>
        </w:rPr>
        <w:t>catalog</w:t>
      </w:r>
      <w:proofErr w:type="spellEnd"/>
      <w:r w:rsidRPr="00933ABE">
        <w:rPr>
          <w:lang w:val="en-GB"/>
        </w:rPr>
        <w:t>.</w:t>
      </w:r>
    </w:p>
    <w:p w14:paraId="1D75ED9E" w14:textId="40C4C74F" w:rsidR="006177DB" w:rsidRPr="006177DB" w:rsidRDefault="006177DB" w:rsidP="00760636">
      <w:pPr>
        <w:pStyle w:val="EstiloDescription"/>
        <w:numPr>
          <w:ilvl w:val="1"/>
          <w:numId w:val="40"/>
        </w:numPr>
        <w:ind w:left="720" w:firstLine="288"/>
        <w:rPr>
          <w:lang w:val="en-US"/>
        </w:rPr>
      </w:pPr>
      <w:bookmarkStart w:id="27" w:name="_Toc182172844"/>
      <w:r w:rsidRPr="006177DB">
        <w:rPr>
          <w:lang w:val="en-US"/>
        </w:rPr>
        <w:t>Contact AMAP (UC1</w:t>
      </w:r>
      <w:r w:rsidR="00311194">
        <w:rPr>
          <w:lang w:val="en-US"/>
        </w:rPr>
        <w:t>0</w:t>
      </w:r>
      <w:r w:rsidRPr="006177DB">
        <w:rPr>
          <w:lang w:val="en-US"/>
        </w:rPr>
        <w:t>)</w:t>
      </w:r>
      <w:bookmarkEnd w:id="27"/>
    </w:p>
    <w:p w14:paraId="4F81AD66" w14:textId="77777777" w:rsidR="006200C1" w:rsidRPr="00E31522" w:rsidRDefault="006200C1" w:rsidP="00ED02C5">
      <w:pPr>
        <w:ind w:left="720" w:firstLine="288"/>
        <w:rPr>
          <w:b/>
          <w:color w:val="D6615C" w:themeColor="accent1"/>
        </w:rPr>
      </w:pPr>
      <w:proofErr w:type="spellStart"/>
      <w:r w:rsidRPr="00E31522">
        <w:rPr>
          <w:b/>
          <w:color w:val="D6615C" w:themeColor="accent1"/>
        </w:rPr>
        <w:t>Description</w:t>
      </w:r>
      <w:proofErr w:type="spellEnd"/>
    </w:p>
    <w:p w14:paraId="6A0AFCE6" w14:textId="35C35AFA" w:rsidR="299A1EA9" w:rsidRPr="00444D08" w:rsidRDefault="0095656C" w:rsidP="00ED02C5">
      <w:pPr>
        <w:ind w:left="720" w:firstLine="288"/>
        <w:jc w:val="both"/>
        <w:rPr>
          <w:lang w:val="en-US"/>
        </w:rPr>
      </w:pPr>
      <w:r w:rsidRPr="0095656C">
        <w:rPr>
          <w:lang w:val="en-US"/>
        </w:rPr>
        <w:t xml:space="preserve">Enables </w:t>
      </w:r>
      <w:proofErr w:type="gramStart"/>
      <w:r w:rsidRPr="0095656C">
        <w:rPr>
          <w:lang w:val="en-US"/>
        </w:rPr>
        <w:t>an</w:t>
      </w:r>
      <w:proofErr w:type="gramEnd"/>
      <w:r w:rsidRPr="0095656C">
        <w:rPr>
          <w:lang w:val="en-US"/>
        </w:rPr>
        <w:t xml:space="preserve"> </w:t>
      </w:r>
      <w:r w:rsidR="001649C0" w:rsidRPr="001E298B">
        <w:rPr>
          <w:lang w:val="en-US"/>
        </w:rPr>
        <w:t>non-authenticated</w:t>
      </w:r>
      <w:r w:rsidRPr="0095656C">
        <w:rPr>
          <w:lang w:val="en-US"/>
        </w:rPr>
        <w:t xml:space="preserve"> user to contact an AMAP for potential membership as a "Producer" or "Co-Producer." This process allows the AMAP to evaluate the user's application based on role-specific criteria and capacity. If the user is interested in becoming a producer, they must submit a list of products they produce; the AMAP then assesses its current producer lineup and accepts or rejects the request based on product availability. If the user is interested in becoming a co-producer instead, the AMAP then assesses its current production capacity and accepts or rejects the request based on its ability to match the demand.</w:t>
      </w:r>
    </w:p>
    <w:tbl>
      <w:tblPr>
        <w:tblW w:w="8286" w:type="dxa"/>
        <w:tblInd w:w="11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14"/>
        <w:gridCol w:w="6972"/>
      </w:tblGrid>
      <w:tr w:rsidR="008403CE" w14:paraId="6BDB676B" w14:textId="77777777" w:rsidTr="00C95A39">
        <w:trPr>
          <w:trHeight w:val="323"/>
        </w:trPr>
        <w:tc>
          <w:tcPr>
            <w:tcW w:w="1314" w:type="dxa"/>
            <w:shd w:val="clear" w:color="auto" w:fill="D6615C" w:themeFill="accent1"/>
            <w:vAlign w:val="center"/>
          </w:tcPr>
          <w:p w14:paraId="2D6ED082" w14:textId="77777777" w:rsidR="008403CE" w:rsidRDefault="008403CE" w:rsidP="00850C74">
            <w:pPr>
              <w:ind w:left="0"/>
              <w:rPr>
                <w:b/>
                <w:bCs/>
                <w:color w:val="FFFFFF" w:themeColor="background1"/>
                <w:lang w:val="en-GB"/>
              </w:rPr>
            </w:pPr>
            <w:r w:rsidRPr="04FC1AEC">
              <w:rPr>
                <w:b/>
                <w:bCs/>
                <w:color w:val="FFFFFF" w:themeColor="background1"/>
                <w:lang w:val="en-GB"/>
              </w:rPr>
              <w:t>QFD</w:t>
            </w:r>
          </w:p>
        </w:tc>
        <w:tc>
          <w:tcPr>
            <w:tcW w:w="6972" w:type="dxa"/>
            <w:shd w:val="clear" w:color="auto" w:fill="F6DFDE" w:themeFill="accent1" w:themeFillTint="33"/>
            <w:vAlign w:val="center"/>
          </w:tcPr>
          <w:p w14:paraId="0F41D6D5" w14:textId="77777777" w:rsidR="008403CE" w:rsidRDefault="008403CE"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8403CE" w14:paraId="6F8D3056" w14:textId="77777777" w:rsidTr="00C95A39">
        <w:trPr>
          <w:trHeight w:val="323"/>
        </w:trPr>
        <w:tc>
          <w:tcPr>
            <w:tcW w:w="1314" w:type="dxa"/>
            <w:shd w:val="clear" w:color="auto" w:fill="D6615C" w:themeFill="accent1"/>
            <w:vAlign w:val="center"/>
          </w:tcPr>
          <w:p w14:paraId="5B1B5CFF" w14:textId="77777777" w:rsidR="008403CE" w:rsidRDefault="008403CE" w:rsidP="00850C74">
            <w:pPr>
              <w:ind w:left="0"/>
              <w:rPr>
                <w:b/>
                <w:bCs/>
                <w:color w:val="FFFFFF" w:themeColor="background1"/>
                <w:lang w:val="en-GB"/>
              </w:rPr>
            </w:pPr>
            <w:r w:rsidRPr="04FC1AEC">
              <w:rPr>
                <w:b/>
                <w:bCs/>
                <w:color w:val="FFFFFF" w:themeColor="background1"/>
                <w:lang w:val="en-GB"/>
              </w:rPr>
              <w:t>Priority</w:t>
            </w:r>
          </w:p>
        </w:tc>
        <w:tc>
          <w:tcPr>
            <w:tcW w:w="6972" w:type="dxa"/>
            <w:shd w:val="clear" w:color="auto" w:fill="F6DFDE" w:themeFill="accent1" w:themeFillTint="33"/>
            <w:vAlign w:val="center"/>
          </w:tcPr>
          <w:p w14:paraId="43CB767B" w14:textId="77777777" w:rsidR="008403CE" w:rsidRDefault="008403CE" w:rsidP="00850C74">
            <w:pPr>
              <w:ind w:left="0"/>
              <w:rPr>
                <w:lang w:val="en-GB"/>
              </w:rPr>
            </w:pPr>
            <w:r w:rsidRPr="04FC1AEC">
              <w:rPr>
                <w:lang w:val="en-GB"/>
              </w:rPr>
              <w:t>High</w:t>
            </w:r>
          </w:p>
        </w:tc>
      </w:tr>
    </w:tbl>
    <w:p w14:paraId="2BB509FD" w14:textId="77777777" w:rsidR="00E31522" w:rsidRDefault="00E31522" w:rsidP="00ED02C5">
      <w:pPr>
        <w:ind w:left="720" w:firstLine="288"/>
        <w:rPr>
          <w:b/>
          <w:bCs/>
          <w:color w:val="D6615C" w:themeColor="accent1"/>
        </w:rPr>
      </w:pPr>
    </w:p>
    <w:p w14:paraId="307BB74B" w14:textId="77777777" w:rsidR="00E31522" w:rsidRDefault="00E31522" w:rsidP="00ED02C5">
      <w:pPr>
        <w:ind w:left="720" w:firstLine="288"/>
        <w:rPr>
          <w:b/>
          <w:bCs/>
          <w:color w:val="D6615C" w:themeColor="accent1"/>
        </w:rPr>
      </w:pPr>
    </w:p>
    <w:p w14:paraId="7E2503ED" w14:textId="77777777" w:rsidR="0082359C" w:rsidRPr="00E31522" w:rsidRDefault="0082359C" w:rsidP="00ED02C5">
      <w:pPr>
        <w:ind w:left="720" w:firstLine="288"/>
        <w:rPr>
          <w:b/>
          <w:color w:val="D6615C" w:themeColor="accent1"/>
        </w:rPr>
      </w:pPr>
      <w:proofErr w:type="spellStart"/>
      <w:r w:rsidRPr="00E31522">
        <w:rPr>
          <w:b/>
          <w:color w:val="D6615C" w:themeColor="accent1"/>
        </w:rPr>
        <w:t>Stimulus</w:t>
      </w:r>
      <w:proofErr w:type="spellEnd"/>
      <w:r w:rsidRPr="00E31522">
        <w:rPr>
          <w:b/>
          <w:color w:val="D6615C" w:themeColor="accent1"/>
        </w:rPr>
        <w:t xml:space="preserve">/Response </w:t>
      </w:r>
      <w:proofErr w:type="spellStart"/>
      <w:r w:rsidRPr="00E31522">
        <w:rPr>
          <w:b/>
          <w:color w:val="D6615C" w:themeColor="accent1"/>
        </w:rPr>
        <w:t>Sequences</w:t>
      </w:r>
      <w:proofErr w:type="spellEnd"/>
    </w:p>
    <w:p w14:paraId="6E16A7A5" w14:textId="6EC1E485" w:rsidR="0082359C" w:rsidRPr="0082359C" w:rsidRDefault="0082359C" w:rsidP="00760636">
      <w:pPr>
        <w:numPr>
          <w:ilvl w:val="0"/>
          <w:numId w:val="14"/>
        </w:numPr>
        <w:ind w:left="720" w:firstLine="288"/>
        <w:jc w:val="both"/>
        <w:rPr>
          <w:lang w:val="en-US"/>
        </w:rPr>
      </w:pPr>
      <w:r w:rsidRPr="0082359C">
        <w:rPr>
          <w:lang w:val="en-US"/>
        </w:rPr>
        <w:t>The actor selects "Contact AMAP" and fills out an application form</w:t>
      </w:r>
      <w:r w:rsidR="00A92373">
        <w:rPr>
          <w:lang w:val="en-US"/>
        </w:rPr>
        <w:t xml:space="preserve"> before clicking on “Send</w:t>
      </w:r>
      <w:r w:rsidR="00756464">
        <w:rPr>
          <w:lang w:val="en-US"/>
        </w:rPr>
        <w:t xml:space="preserve"> Message</w:t>
      </w:r>
      <w:r w:rsidR="00A92373">
        <w:rPr>
          <w:lang w:val="en-US"/>
        </w:rPr>
        <w:t>”</w:t>
      </w:r>
      <w:r w:rsidRPr="0082359C">
        <w:rPr>
          <w:lang w:val="en-US"/>
        </w:rPr>
        <w:t>. The system forwards the form to the AMAP Administrator and notifies the actor that its application process is pending.</w:t>
      </w:r>
    </w:p>
    <w:p w14:paraId="762A5F39" w14:textId="77777777" w:rsidR="0082359C" w:rsidRPr="0082359C" w:rsidRDefault="0082359C" w:rsidP="00760636">
      <w:pPr>
        <w:numPr>
          <w:ilvl w:val="0"/>
          <w:numId w:val="14"/>
        </w:numPr>
        <w:ind w:left="720" w:firstLine="288"/>
        <w:jc w:val="both"/>
        <w:rPr>
          <w:lang w:val="en-US"/>
        </w:rPr>
      </w:pPr>
      <w:r w:rsidRPr="0082359C">
        <w:rPr>
          <w:lang w:val="en-US"/>
        </w:rPr>
        <w:t>If the actor chooses the co-producer role, it specifies the desired product categories and quantities in the form.</w:t>
      </w:r>
    </w:p>
    <w:p w14:paraId="5293F854" w14:textId="0922D744" w:rsidR="0082359C" w:rsidRPr="0082359C" w:rsidRDefault="0082359C" w:rsidP="00760636">
      <w:pPr>
        <w:numPr>
          <w:ilvl w:val="1"/>
          <w:numId w:val="14"/>
        </w:numPr>
        <w:ind w:left="720" w:firstLine="288"/>
        <w:jc w:val="both"/>
        <w:rPr>
          <w:lang w:val="en-US"/>
        </w:rPr>
      </w:pPr>
      <w:r w:rsidRPr="0082359C">
        <w:rPr>
          <w:lang w:val="en-US"/>
        </w:rPr>
        <w:t>The system forwards the form to the AMAP Administrator and notifies the actor that its application process is pending.</w:t>
      </w:r>
    </w:p>
    <w:p w14:paraId="11AA9AA4" w14:textId="7C30AF38" w:rsidR="0082359C" w:rsidRPr="0082359C" w:rsidRDefault="0082359C" w:rsidP="00760636">
      <w:pPr>
        <w:numPr>
          <w:ilvl w:val="1"/>
          <w:numId w:val="14"/>
        </w:numPr>
        <w:ind w:left="720" w:firstLine="288"/>
        <w:jc w:val="both"/>
        <w:rPr>
          <w:lang w:val="en-US"/>
        </w:rPr>
      </w:pPr>
      <w:r w:rsidRPr="0082359C">
        <w:rPr>
          <w:lang w:val="en-US"/>
        </w:rPr>
        <w:t xml:space="preserve">The AMAP Administrator evaluates the request based on </w:t>
      </w:r>
      <w:proofErr w:type="gramStart"/>
      <w:r w:rsidRPr="0082359C">
        <w:rPr>
          <w:lang w:val="en-US"/>
        </w:rPr>
        <w:t>the AMAP’s</w:t>
      </w:r>
      <w:proofErr w:type="gramEnd"/>
      <w:r w:rsidRPr="0082359C">
        <w:rPr>
          <w:lang w:val="en-US"/>
        </w:rPr>
        <w:t xml:space="preserve"> current co-producer capacity.</w:t>
      </w:r>
    </w:p>
    <w:p w14:paraId="58FB3D2C" w14:textId="77777777" w:rsidR="0082359C" w:rsidRPr="0082359C" w:rsidRDefault="0082359C" w:rsidP="00760636">
      <w:pPr>
        <w:numPr>
          <w:ilvl w:val="1"/>
          <w:numId w:val="14"/>
        </w:numPr>
        <w:ind w:left="720" w:firstLine="288"/>
        <w:jc w:val="both"/>
        <w:rPr>
          <w:lang w:val="en-US"/>
        </w:rPr>
      </w:pPr>
      <w:r w:rsidRPr="0082359C">
        <w:rPr>
          <w:lang w:val="en-US"/>
        </w:rPr>
        <w:t>If capacity is available, the AMAP responds with an acceptance invitation.</w:t>
      </w:r>
    </w:p>
    <w:p w14:paraId="3966B8A5" w14:textId="77777777" w:rsidR="0082359C" w:rsidRPr="0082359C" w:rsidRDefault="0082359C" w:rsidP="00760636">
      <w:pPr>
        <w:numPr>
          <w:ilvl w:val="1"/>
          <w:numId w:val="14"/>
        </w:numPr>
        <w:ind w:left="720" w:firstLine="288"/>
        <w:jc w:val="both"/>
        <w:rPr>
          <w:lang w:val="en-US"/>
        </w:rPr>
      </w:pPr>
      <w:r w:rsidRPr="0082359C">
        <w:rPr>
          <w:lang w:val="en-US"/>
        </w:rPr>
        <w:t>If full, it responds with a rejection.</w:t>
      </w:r>
    </w:p>
    <w:p w14:paraId="34C66EDA" w14:textId="77777777" w:rsidR="0082359C" w:rsidRPr="0082359C" w:rsidRDefault="0082359C" w:rsidP="00760636">
      <w:pPr>
        <w:numPr>
          <w:ilvl w:val="0"/>
          <w:numId w:val="14"/>
        </w:numPr>
        <w:ind w:left="720" w:firstLine="288"/>
        <w:jc w:val="both"/>
        <w:rPr>
          <w:lang w:val="en-US"/>
        </w:rPr>
      </w:pPr>
      <w:r w:rsidRPr="0082359C">
        <w:rPr>
          <w:lang w:val="en-US"/>
        </w:rPr>
        <w:t>If the actor chooses the producer role, it lists the products they currently produce in the text form.</w:t>
      </w:r>
    </w:p>
    <w:p w14:paraId="3B978407" w14:textId="77777777" w:rsidR="0082359C" w:rsidRPr="0082359C" w:rsidRDefault="0082359C" w:rsidP="00760636">
      <w:pPr>
        <w:numPr>
          <w:ilvl w:val="1"/>
          <w:numId w:val="14"/>
        </w:numPr>
        <w:ind w:left="720" w:firstLine="288"/>
        <w:jc w:val="both"/>
        <w:rPr>
          <w:lang w:val="en-US"/>
        </w:rPr>
      </w:pPr>
      <w:r w:rsidRPr="0082359C">
        <w:rPr>
          <w:lang w:val="en-US"/>
        </w:rPr>
        <w:lastRenderedPageBreak/>
        <w:t>If AMAP has a primary producer and no secondary producer for any listed product, it accepts the request.</w:t>
      </w:r>
    </w:p>
    <w:p w14:paraId="3EB0CA6C" w14:textId="77777777" w:rsidR="0082359C" w:rsidRPr="0082359C" w:rsidRDefault="0082359C" w:rsidP="00760636">
      <w:pPr>
        <w:numPr>
          <w:ilvl w:val="1"/>
          <w:numId w:val="14"/>
        </w:numPr>
        <w:ind w:left="720" w:firstLine="288"/>
        <w:jc w:val="both"/>
        <w:rPr>
          <w:lang w:val="en-US"/>
        </w:rPr>
      </w:pPr>
      <w:r w:rsidRPr="0082359C">
        <w:rPr>
          <w:lang w:val="en-US"/>
        </w:rPr>
        <w:t>If AMAP already has both a primary and secondary producer for all products mentioned, it declines the request.</w:t>
      </w:r>
    </w:p>
    <w:p w14:paraId="1F526ED2" w14:textId="77777777" w:rsidR="0082359C" w:rsidRPr="0082359C" w:rsidRDefault="0082359C" w:rsidP="00760636">
      <w:pPr>
        <w:numPr>
          <w:ilvl w:val="0"/>
          <w:numId w:val="14"/>
        </w:numPr>
        <w:ind w:left="720" w:firstLine="288"/>
        <w:jc w:val="both"/>
        <w:rPr>
          <w:lang w:val="en-US"/>
        </w:rPr>
      </w:pPr>
      <w:r w:rsidRPr="0082359C">
        <w:rPr>
          <w:lang w:val="en-US"/>
        </w:rPr>
        <w:t>The actor receives a response from the AMAP Administrator.</w:t>
      </w:r>
    </w:p>
    <w:p w14:paraId="3872431C" w14:textId="77777777" w:rsidR="0082359C" w:rsidRPr="0082359C" w:rsidRDefault="0082359C" w:rsidP="00760636">
      <w:pPr>
        <w:numPr>
          <w:ilvl w:val="0"/>
          <w:numId w:val="14"/>
        </w:numPr>
        <w:ind w:left="720" w:firstLine="288"/>
        <w:jc w:val="both"/>
        <w:rPr>
          <w:lang w:val="en-US"/>
        </w:rPr>
      </w:pPr>
      <w:r w:rsidRPr="0082359C">
        <w:rPr>
          <w:lang w:val="en-US"/>
        </w:rPr>
        <w:t xml:space="preserve">If accepted, the system prompts the user to proceed with registration. </w:t>
      </w:r>
    </w:p>
    <w:p w14:paraId="12855454" w14:textId="77777777" w:rsidR="0082359C" w:rsidRPr="0082359C" w:rsidRDefault="0082359C" w:rsidP="00760636">
      <w:pPr>
        <w:numPr>
          <w:ilvl w:val="0"/>
          <w:numId w:val="14"/>
        </w:numPr>
        <w:ind w:left="720" w:firstLine="288"/>
        <w:jc w:val="both"/>
        <w:rPr>
          <w:lang w:val="en-US"/>
        </w:rPr>
      </w:pPr>
      <w:r w:rsidRPr="0082359C">
        <w:rPr>
          <w:lang w:val="en-US"/>
        </w:rPr>
        <w:t>If rejected, the system suggests that the user explore other AMAPs or roles.</w:t>
      </w:r>
    </w:p>
    <w:p w14:paraId="2000D51D" w14:textId="77777777" w:rsidR="0082359C" w:rsidRDefault="0082359C" w:rsidP="00760636">
      <w:pPr>
        <w:numPr>
          <w:ilvl w:val="0"/>
          <w:numId w:val="14"/>
        </w:numPr>
        <w:ind w:left="720" w:firstLine="288"/>
        <w:jc w:val="both"/>
        <w:rPr>
          <w:lang w:val="en-US"/>
        </w:rPr>
      </w:pPr>
      <w:r w:rsidRPr="0082359C">
        <w:rPr>
          <w:lang w:val="en-US"/>
        </w:rPr>
        <w:t>The AMAP Administrator is notified about the result of the actor’s application process.</w:t>
      </w:r>
    </w:p>
    <w:p w14:paraId="68BFC9B6" w14:textId="77777777" w:rsidR="00E31522" w:rsidRPr="006D7D68" w:rsidRDefault="00E31522" w:rsidP="00ED02C5">
      <w:pPr>
        <w:ind w:left="720" w:firstLine="288"/>
        <w:rPr>
          <w:b/>
          <w:bCs/>
          <w:color w:val="D6615C" w:themeColor="accent1"/>
          <w:lang w:val="en-GB"/>
        </w:rPr>
      </w:pPr>
    </w:p>
    <w:p w14:paraId="71432984" w14:textId="43FB89C6" w:rsidR="0082359C" w:rsidRPr="006D7D68" w:rsidRDefault="0082359C" w:rsidP="00ED02C5">
      <w:pPr>
        <w:ind w:left="720" w:firstLine="288"/>
        <w:rPr>
          <w:b/>
          <w:color w:val="D6615C" w:themeColor="accent1"/>
          <w:lang w:val="en-GB"/>
        </w:rPr>
      </w:pPr>
      <w:r w:rsidRPr="006D7D68">
        <w:rPr>
          <w:b/>
          <w:color w:val="D6615C" w:themeColor="accent1"/>
          <w:lang w:val="en-GB"/>
        </w:rPr>
        <w:t>Functional Requirements</w:t>
      </w:r>
    </w:p>
    <w:p w14:paraId="212E1AEB" w14:textId="7B49A8E0" w:rsidR="0082359C" w:rsidRPr="0082359C" w:rsidRDefault="0082359C" w:rsidP="00850C74">
      <w:pPr>
        <w:ind w:left="1008"/>
        <w:rPr>
          <w:lang w:val="en-US"/>
        </w:rPr>
      </w:pPr>
      <w:r w:rsidRPr="003362CC">
        <w:rPr>
          <w:b/>
          <w:lang w:val="en-US"/>
        </w:rPr>
        <w:t>REQ-</w:t>
      </w:r>
      <w:r w:rsidR="00DD6360">
        <w:rPr>
          <w:b/>
          <w:lang w:val="en-US"/>
        </w:rPr>
        <w:t>0</w:t>
      </w:r>
      <w:r w:rsidR="004E7AEF" w:rsidRPr="003362CC">
        <w:rPr>
          <w:b/>
          <w:lang w:val="en-US"/>
        </w:rPr>
        <w:t>6</w:t>
      </w:r>
      <w:r w:rsidRPr="003362CC">
        <w:rPr>
          <w:b/>
          <w:lang w:val="en-US"/>
        </w:rPr>
        <w:t>:</w:t>
      </w:r>
      <w:r w:rsidRPr="0082359C">
        <w:rPr>
          <w:lang w:val="en-US"/>
        </w:rPr>
        <w:t xml:space="preserve"> </w:t>
      </w:r>
      <w:r w:rsidR="001F5628">
        <w:rPr>
          <w:lang w:val="en-US"/>
        </w:rPr>
        <w:t>Fill a form to c</w:t>
      </w:r>
      <w:r w:rsidRPr="0082359C">
        <w:rPr>
          <w:lang w:val="en-US"/>
        </w:rPr>
        <w:t>ontact an AMAP, s</w:t>
      </w:r>
      <w:r w:rsidR="00106B02">
        <w:rPr>
          <w:lang w:val="en-US"/>
        </w:rPr>
        <w:t>ignally</w:t>
      </w:r>
      <w:r w:rsidRPr="0082359C">
        <w:rPr>
          <w:lang w:val="en-US"/>
        </w:rPr>
        <w:t xml:space="preserve"> th</w:t>
      </w:r>
      <w:r w:rsidR="001F5628">
        <w:rPr>
          <w:lang w:val="en-US"/>
        </w:rPr>
        <w:t>e</w:t>
      </w:r>
      <w:r w:rsidRPr="0082359C">
        <w:rPr>
          <w:lang w:val="en-US"/>
        </w:rPr>
        <w:t xml:space="preserve"> interest </w:t>
      </w:r>
      <w:r w:rsidR="00DA5340">
        <w:rPr>
          <w:lang w:val="en-US"/>
        </w:rPr>
        <w:t>to join</w:t>
      </w:r>
      <w:r w:rsidRPr="0082359C">
        <w:rPr>
          <w:lang w:val="en-US"/>
        </w:rPr>
        <w:t xml:space="preserve"> </w:t>
      </w:r>
      <w:r w:rsidR="000E2019">
        <w:rPr>
          <w:lang w:val="en-US"/>
        </w:rPr>
        <w:t>it</w:t>
      </w:r>
      <w:r w:rsidRPr="0082359C">
        <w:rPr>
          <w:lang w:val="en-US"/>
        </w:rPr>
        <w:t xml:space="preserve"> in the "Producer" or "Co-Producer" role</w:t>
      </w:r>
      <w:r w:rsidR="00130A4A">
        <w:rPr>
          <w:lang w:val="en-US"/>
        </w:rPr>
        <w:t>.</w:t>
      </w:r>
    </w:p>
    <w:p w14:paraId="00CB74D4" w14:textId="28422463" w:rsidR="0082359C" w:rsidRPr="0082359C" w:rsidRDefault="00850C74" w:rsidP="00850C74">
      <w:pPr>
        <w:ind w:left="1008"/>
        <w:rPr>
          <w:lang w:val="en-US"/>
        </w:rPr>
      </w:pPr>
      <w:r w:rsidRPr="003362CC">
        <w:rPr>
          <w:b/>
          <w:lang w:val="en-US"/>
        </w:rPr>
        <w:t>REQ-</w:t>
      </w:r>
      <w:r>
        <w:rPr>
          <w:b/>
          <w:lang w:val="en-US"/>
        </w:rPr>
        <w:t>07</w:t>
      </w:r>
      <w:r w:rsidRPr="003362CC">
        <w:rPr>
          <w:b/>
          <w:lang w:val="en-US"/>
        </w:rPr>
        <w:t>:</w:t>
      </w:r>
      <w:r>
        <w:rPr>
          <w:b/>
          <w:lang w:val="en-US"/>
        </w:rPr>
        <w:t xml:space="preserve"> </w:t>
      </w:r>
      <w:r w:rsidR="00CA6DEB" w:rsidRPr="00CA6DEB">
        <w:rPr>
          <w:lang w:val="en-US"/>
        </w:rPr>
        <w:t>If choosing</w:t>
      </w:r>
      <w:r w:rsidR="0082359C" w:rsidRPr="0082359C">
        <w:rPr>
          <w:lang w:val="en-US"/>
        </w:rPr>
        <w:t xml:space="preserve"> the co-producer role, </w:t>
      </w:r>
      <w:r w:rsidR="00CA6DEB" w:rsidRPr="00CA6DEB">
        <w:rPr>
          <w:lang w:val="en-US"/>
        </w:rPr>
        <w:t xml:space="preserve">send a list containing the </w:t>
      </w:r>
      <w:r w:rsidR="0082359C" w:rsidRPr="0082359C">
        <w:rPr>
          <w:lang w:val="en-US"/>
        </w:rPr>
        <w:t>desired product categories and quantities</w:t>
      </w:r>
      <w:r w:rsidR="00CA6DEB" w:rsidRPr="00CA6DEB">
        <w:rPr>
          <w:lang w:val="en-US"/>
        </w:rPr>
        <w:t xml:space="preserve"> in free-form text</w:t>
      </w:r>
    </w:p>
    <w:p w14:paraId="184D991F" w14:textId="45226BEF" w:rsidR="0082359C" w:rsidRPr="0082359C" w:rsidRDefault="00850C74" w:rsidP="00850C74">
      <w:pPr>
        <w:ind w:left="1008"/>
        <w:rPr>
          <w:lang w:val="en-US"/>
        </w:rPr>
      </w:pPr>
      <w:r w:rsidRPr="003362CC">
        <w:rPr>
          <w:b/>
          <w:lang w:val="en-US"/>
        </w:rPr>
        <w:t>REQ-</w:t>
      </w:r>
      <w:r>
        <w:rPr>
          <w:b/>
          <w:lang w:val="en-US"/>
        </w:rPr>
        <w:t>08</w:t>
      </w:r>
      <w:r w:rsidRPr="003362CC">
        <w:rPr>
          <w:b/>
          <w:lang w:val="en-US"/>
        </w:rPr>
        <w:t>:</w:t>
      </w:r>
      <w:r>
        <w:rPr>
          <w:b/>
          <w:lang w:val="en-US"/>
        </w:rPr>
        <w:t xml:space="preserve"> </w:t>
      </w:r>
      <w:r w:rsidR="00B200A0">
        <w:rPr>
          <w:lang w:val="en-US"/>
        </w:rPr>
        <w:t>If choosing the</w:t>
      </w:r>
      <w:r w:rsidR="0082359C" w:rsidRPr="0082359C">
        <w:rPr>
          <w:lang w:val="en-US"/>
        </w:rPr>
        <w:t xml:space="preserve"> producer role, </w:t>
      </w:r>
      <w:r w:rsidR="00B200A0">
        <w:rPr>
          <w:lang w:val="en-US"/>
        </w:rPr>
        <w:t xml:space="preserve">send a </w:t>
      </w:r>
      <w:r w:rsidR="0082359C" w:rsidRPr="0082359C">
        <w:rPr>
          <w:lang w:val="en-US"/>
        </w:rPr>
        <w:t xml:space="preserve">list </w:t>
      </w:r>
      <w:r w:rsidR="00CB5E72">
        <w:rPr>
          <w:lang w:val="en-US"/>
        </w:rPr>
        <w:t xml:space="preserve">of </w:t>
      </w:r>
      <w:r w:rsidR="0082359C" w:rsidRPr="0082359C">
        <w:rPr>
          <w:lang w:val="en-US"/>
        </w:rPr>
        <w:t xml:space="preserve">products </w:t>
      </w:r>
      <w:r w:rsidR="00CA6DEB" w:rsidRPr="00CA6DEB">
        <w:rPr>
          <w:lang w:val="en-US"/>
        </w:rPr>
        <w:t xml:space="preserve">it can </w:t>
      </w:r>
      <w:r w:rsidR="00095359">
        <w:rPr>
          <w:lang w:val="en-US"/>
        </w:rPr>
        <w:t>be</w:t>
      </w:r>
      <w:r w:rsidR="00CA6DEB" w:rsidRPr="00CA6DEB">
        <w:rPr>
          <w:lang w:val="en-US"/>
        </w:rPr>
        <w:t xml:space="preserve"> produce</w:t>
      </w:r>
      <w:r w:rsidR="00095359">
        <w:rPr>
          <w:lang w:val="en-US"/>
        </w:rPr>
        <w:t>d</w:t>
      </w:r>
      <w:r w:rsidR="00CA6DEB" w:rsidRPr="00CA6DEB">
        <w:rPr>
          <w:lang w:val="en-US"/>
        </w:rPr>
        <w:t xml:space="preserve"> in</w:t>
      </w:r>
      <w:r w:rsidR="00B200A0">
        <w:rPr>
          <w:lang w:val="en-US"/>
        </w:rPr>
        <w:t xml:space="preserve"> </w:t>
      </w:r>
      <w:r w:rsidR="00B200A0" w:rsidRPr="0082359C">
        <w:rPr>
          <w:lang w:val="en-US"/>
        </w:rPr>
        <w:t>free-form text</w:t>
      </w:r>
      <w:r w:rsidR="0082359C" w:rsidRPr="0082359C">
        <w:rPr>
          <w:lang w:val="en-US"/>
        </w:rPr>
        <w:t>.</w:t>
      </w:r>
    </w:p>
    <w:p w14:paraId="640E036E" w14:textId="1EE95F00" w:rsidR="73AD932B" w:rsidRDefault="73AD932B" w:rsidP="00760636">
      <w:pPr>
        <w:pStyle w:val="EstiloDescription"/>
        <w:numPr>
          <w:ilvl w:val="1"/>
          <w:numId w:val="40"/>
        </w:numPr>
        <w:ind w:left="720" w:firstLine="288"/>
      </w:pPr>
      <w:bookmarkStart w:id="28" w:name="_Toc182172845"/>
      <w:r>
        <w:t>Login (UC1</w:t>
      </w:r>
      <w:r w:rsidR="00193AB7">
        <w:t>1</w:t>
      </w:r>
      <w:r>
        <w:t>)</w:t>
      </w:r>
      <w:bookmarkEnd w:id="28"/>
    </w:p>
    <w:p w14:paraId="10EB1217" w14:textId="77777777" w:rsidR="007F75D5" w:rsidRDefault="007F75D5" w:rsidP="00ED02C5">
      <w:pPr>
        <w:ind w:left="720" w:firstLine="288"/>
        <w:rPr>
          <w:b/>
          <w:bCs/>
          <w:color w:val="D6615C" w:themeColor="accent1"/>
          <w:lang w:val="en-US"/>
        </w:rPr>
      </w:pPr>
    </w:p>
    <w:p w14:paraId="5F69F3FB" w14:textId="77777777" w:rsidR="53B8D17C" w:rsidRPr="007F75D5" w:rsidRDefault="53B8D17C" w:rsidP="00ED02C5">
      <w:pPr>
        <w:ind w:left="720" w:firstLine="288"/>
        <w:rPr>
          <w:b/>
          <w:color w:val="D6615C" w:themeColor="accent1"/>
          <w:lang w:val="en-US"/>
        </w:rPr>
      </w:pPr>
      <w:r w:rsidRPr="007F75D5">
        <w:rPr>
          <w:b/>
          <w:color w:val="D6615C" w:themeColor="accent1"/>
          <w:lang w:val="en-US"/>
        </w:rPr>
        <w:t>Description</w:t>
      </w:r>
    </w:p>
    <w:p w14:paraId="43D4D50A" w14:textId="0B7F8F4B" w:rsidR="531FE81C" w:rsidRPr="00C77FA0" w:rsidRDefault="531FE81C" w:rsidP="00ED02C5">
      <w:pPr>
        <w:ind w:left="720" w:firstLine="288"/>
        <w:jc w:val="both"/>
        <w:rPr>
          <w:rFonts w:ascii="Trebuchet MS" w:eastAsia="Trebuchet MS" w:hAnsi="Trebuchet MS" w:cs="Trebuchet MS"/>
          <w:lang w:val="en-US"/>
        </w:rPr>
      </w:pPr>
      <w:r w:rsidRPr="00F57493">
        <w:rPr>
          <w:rFonts w:ascii="Trebuchet MS" w:eastAsia="Trebuchet MS" w:hAnsi="Trebuchet MS" w:cs="Trebuchet MS"/>
          <w:lang w:val="en-US"/>
        </w:rPr>
        <w:t xml:space="preserve">The Login feature allows </w:t>
      </w:r>
      <w:proofErr w:type="gramStart"/>
      <w:r w:rsidRPr="00F57493">
        <w:rPr>
          <w:rFonts w:ascii="Trebuchet MS" w:eastAsia="Trebuchet MS" w:hAnsi="Trebuchet MS" w:cs="Trebuchet MS"/>
          <w:lang w:val="en-US"/>
        </w:rPr>
        <w:t>an</w:t>
      </w:r>
      <w:proofErr w:type="gramEnd"/>
      <w:r w:rsidRPr="00F57493">
        <w:rPr>
          <w:rFonts w:ascii="Trebuchet MS" w:eastAsia="Trebuchet MS" w:hAnsi="Trebuchet MS" w:cs="Trebuchet MS"/>
          <w:lang w:val="en-US"/>
        </w:rPr>
        <w:t xml:space="preserve"> </w:t>
      </w:r>
      <w:r w:rsidR="001649C0" w:rsidRPr="001E298B">
        <w:rPr>
          <w:lang w:val="en-US"/>
        </w:rPr>
        <w:t>non-authenticated</w:t>
      </w:r>
      <w:r w:rsidRPr="001E298B">
        <w:rPr>
          <w:lang w:val="en-US"/>
        </w:rPr>
        <w:t xml:space="preserve"> user </w:t>
      </w:r>
      <w:r w:rsidRPr="00F57493">
        <w:rPr>
          <w:rFonts w:ascii="Trebuchet MS" w:eastAsia="Trebuchet MS" w:hAnsi="Trebuchet MS" w:cs="Trebuchet MS"/>
          <w:lang w:val="en-US"/>
        </w:rPr>
        <w:t xml:space="preserve">to log into the system to access personalized features and content. </w:t>
      </w:r>
      <w:r w:rsidRPr="00C77FA0">
        <w:rPr>
          <w:rFonts w:ascii="Trebuchet MS" w:eastAsia="Trebuchet MS" w:hAnsi="Trebuchet MS" w:cs="Trebuchet MS"/>
          <w:lang w:val="en-US"/>
        </w:rPr>
        <w:t>Upon successful login, the system assigns role-based access privileges based on the user’s account role, granting access to specific features as per their permissions.</w:t>
      </w:r>
    </w:p>
    <w:tbl>
      <w:tblPr>
        <w:tblpPr w:leftFromText="141" w:rightFromText="141" w:vertAnchor="text" w:horzAnchor="margin" w:tblpXSpec="right" w:tblpY="225"/>
        <w:tblW w:w="79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02"/>
        <w:gridCol w:w="5973"/>
      </w:tblGrid>
      <w:tr w:rsidR="04FC1AEC" w14:paraId="38F54798" w14:textId="77777777" w:rsidTr="00FE6F61">
        <w:trPr>
          <w:trHeight w:val="322"/>
        </w:trPr>
        <w:tc>
          <w:tcPr>
            <w:tcW w:w="1101" w:type="dxa"/>
            <w:shd w:val="clear" w:color="auto" w:fill="D6615C" w:themeFill="accent1"/>
            <w:vAlign w:val="center"/>
          </w:tcPr>
          <w:p w14:paraId="573658E2" w14:textId="77777777" w:rsidR="04FC1AEC" w:rsidRDefault="04FC1AEC" w:rsidP="00ED02C5">
            <w:pPr>
              <w:ind w:left="720" w:firstLine="288"/>
              <w:rPr>
                <w:b/>
                <w:bCs/>
                <w:color w:val="FFFFFF" w:themeColor="background1"/>
                <w:lang w:val="en-GB"/>
              </w:rPr>
            </w:pPr>
            <w:r w:rsidRPr="04FC1AEC">
              <w:rPr>
                <w:b/>
                <w:bCs/>
                <w:color w:val="FFFFFF" w:themeColor="background1"/>
                <w:lang w:val="en-GB"/>
              </w:rPr>
              <w:t>QFD</w:t>
            </w:r>
          </w:p>
        </w:tc>
        <w:tc>
          <w:tcPr>
            <w:tcW w:w="6874" w:type="dxa"/>
            <w:shd w:val="clear" w:color="auto" w:fill="F6DFDE" w:themeFill="accent1" w:themeFillTint="33"/>
            <w:vAlign w:val="center"/>
          </w:tcPr>
          <w:p w14:paraId="29D751B5" w14:textId="5A60DCE6" w:rsidR="0AF25859" w:rsidRDefault="0AF25859" w:rsidP="00ED02C5">
            <w:pPr>
              <w:ind w:left="720" w:firstLine="288"/>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4FC1AEC" w14:paraId="08A64F51" w14:textId="77777777" w:rsidTr="00FE6F61">
        <w:trPr>
          <w:trHeight w:val="322"/>
        </w:trPr>
        <w:tc>
          <w:tcPr>
            <w:tcW w:w="1101" w:type="dxa"/>
            <w:shd w:val="clear" w:color="auto" w:fill="D6615C" w:themeFill="accent1"/>
            <w:vAlign w:val="center"/>
          </w:tcPr>
          <w:p w14:paraId="5ADDB93A" w14:textId="77777777" w:rsidR="04FC1AEC" w:rsidRDefault="04FC1AEC" w:rsidP="00ED02C5">
            <w:pPr>
              <w:ind w:left="720" w:firstLine="288"/>
              <w:rPr>
                <w:b/>
                <w:bCs/>
                <w:color w:val="FFFFFF" w:themeColor="background1"/>
                <w:lang w:val="en-GB"/>
              </w:rPr>
            </w:pPr>
            <w:r w:rsidRPr="04FC1AEC">
              <w:rPr>
                <w:b/>
                <w:bCs/>
                <w:color w:val="FFFFFF" w:themeColor="background1"/>
                <w:lang w:val="en-GB"/>
              </w:rPr>
              <w:t>Priority</w:t>
            </w:r>
          </w:p>
        </w:tc>
        <w:tc>
          <w:tcPr>
            <w:tcW w:w="6874" w:type="dxa"/>
            <w:shd w:val="clear" w:color="auto" w:fill="F6DFDE" w:themeFill="accent1" w:themeFillTint="33"/>
            <w:vAlign w:val="center"/>
          </w:tcPr>
          <w:p w14:paraId="643FB9D5" w14:textId="77777777" w:rsidR="04FC1AEC" w:rsidRDefault="04FC1AEC" w:rsidP="00ED02C5">
            <w:pPr>
              <w:ind w:left="720" w:firstLine="288"/>
              <w:rPr>
                <w:lang w:val="en-GB"/>
              </w:rPr>
            </w:pPr>
            <w:r w:rsidRPr="04FC1AEC">
              <w:rPr>
                <w:lang w:val="en-GB"/>
              </w:rPr>
              <w:t>High</w:t>
            </w:r>
          </w:p>
        </w:tc>
      </w:tr>
    </w:tbl>
    <w:p w14:paraId="3F8FF29D" w14:textId="77777777" w:rsidR="00FE6F61" w:rsidRPr="00C77FA0" w:rsidRDefault="00FE6F61" w:rsidP="00ED02C5">
      <w:pPr>
        <w:ind w:left="720" w:firstLine="288"/>
        <w:jc w:val="both"/>
        <w:rPr>
          <w:rFonts w:ascii="Trebuchet MS" w:eastAsia="Trebuchet MS" w:hAnsi="Trebuchet MS" w:cs="Trebuchet MS"/>
          <w:lang w:val="en-US"/>
        </w:rPr>
      </w:pPr>
    </w:p>
    <w:p w14:paraId="37159787" w14:textId="77777777" w:rsidR="007F75D5" w:rsidRDefault="007F75D5" w:rsidP="00ED02C5">
      <w:pPr>
        <w:ind w:left="720" w:firstLine="288"/>
        <w:rPr>
          <w:b/>
          <w:bCs/>
          <w:color w:val="D6615C" w:themeColor="accent1"/>
        </w:rPr>
      </w:pPr>
    </w:p>
    <w:p w14:paraId="27FD16F0" w14:textId="77777777" w:rsidR="00027EA6" w:rsidRDefault="00027EA6" w:rsidP="00ED02C5">
      <w:pPr>
        <w:ind w:left="720" w:firstLine="288"/>
        <w:rPr>
          <w:b/>
          <w:bCs/>
          <w:color w:val="D6615C" w:themeColor="accent1"/>
        </w:rPr>
      </w:pPr>
    </w:p>
    <w:p w14:paraId="63E68FA9" w14:textId="77777777" w:rsidR="00027EA6" w:rsidRDefault="00027EA6" w:rsidP="00ED02C5">
      <w:pPr>
        <w:ind w:left="720" w:firstLine="288"/>
        <w:rPr>
          <w:b/>
          <w:bCs/>
          <w:color w:val="D6615C" w:themeColor="accent1"/>
        </w:rPr>
      </w:pPr>
    </w:p>
    <w:p w14:paraId="6BFE3212" w14:textId="77777777" w:rsidR="472CC26F" w:rsidRPr="007F75D5" w:rsidRDefault="472CC26F"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7773CEC5" w14:textId="77777777" w:rsidR="00302D96" w:rsidRDefault="5E4CFD90" w:rsidP="00ED02C5">
      <w:pPr>
        <w:pStyle w:val="PargrafodaLista"/>
        <w:numPr>
          <w:ilvl w:val="0"/>
          <w:numId w:val="9"/>
        </w:numPr>
        <w:spacing w:after="0"/>
        <w:ind w:left="720" w:firstLine="288"/>
        <w:jc w:val="both"/>
        <w:rPr>
          <w:rFonts w:ascii="Trebuchet MS" w:eastAsia="Trebuchet MS" w:hAnsi="Trebuchet MS" w:cs="Trebuchet MS"/>
          <w:lang w:val="en-US"/>
        </w:rPr>
      </w:pPr>
      <w:r w:rsidRPr="00F837BD">
        <w:rPr>
          <w:rFonts w:ascii="Trebuchet MS" w:eastAsia="Trebuchet MS" w:hAnsi="Trebuchet MS" w:cs="Trebuchet MS"/>
          <w:lang w:val="en-US"/>
        </w:rPr>
        <w:t xml:space="preserve">An </w:t>
      </w:r>
      <w:r w:rsidR="548719DA" w:rsidRPr="00F837BD">
        <w:rPr>
          <w:rFonts w:ascii="Trebuchet MS" w:eastAsia="Trebuchet MS" w:hAnsi="Trebuchet MS" w:cs="Trebuchet MS"/>
          <w:lang w:val="en-US"/>
        </w:rPr>
        <w:t>acto</w:t>
      </w:r>
      <w:r w:rsidRPr="00F837BD">
        <w:rPr>
          <w:rFonts w:ascii="Trebuchet MS" w:eastAsia="Trebuchet MS" w:hAnsi="Trebuchet MS" w:cs="Trebuchet MS"/>
          <w:lang w:val="en-US"/>
        </w:rPr>
        <w:t>r</w:t>
      </w:r>
      <w:r w:rsidR="00A83E41">
        <w:rPr>
          <w:rFonts w:ascii="Trebuchet MS" w:eastAsia="Trebuchet MS" w:hAnsi="Trebuchet MS" w:cs="Trebuchet MS"/>
          <w:lang w:val="en-US"/>
        </w:rPr>
        <w:t xml:space="preserve"> chooses</w:t>
      </w:r>
      <w:r w:rsidR="007C2566">
        <w:rPr>
          <w:rFonts w:ascii="Trebuchet MS" w:eastAsia="Trebuchet MS" w:hAnsi="Trebuchet MS" w:cs="Trebuchet MS"/>
          <w:lang w:val="en-US"/>
        </w:rPr>
        <w:t xml:space="preserve"> clicks in </w:t>
      </w:r>
      <w:r w:rsidR="00302D96">
        <w:rPr>
          <w:rFonts w:ascii="Trebuchet MS" w:eastAsia="Trebuchet MS" w:hAnsi="Trebuchet MS" w:cs="Trebuchet MS"/>
          <w:lang w:val="en-US"/>
        </w:rPr>
        <w:t>“</w:t>
      </w:r>
      <w:r w:rsidR="007C2566">
        <w:rPr>
          <w:rFonts w:ascii="Trebuchet MS" w:eastAsia="Trebuchet MS" w:hAnsi="Trebuchet MS" w:cs="Trebuchet MS"/>
          <w:lang w:val="en-US"/>
        </w:rPr>
        <w:t>Log</w:t>
      </w:r>
      <w:r w:rsidR="00302D96">
        <w:rPr>
          <w:rFonts w:ascii="Trebuchet MS" w:eastAsia="Trebuchet MS" w:hAnsi="Trebuchet MS" w:cs="Trebuchet MS"/>
          <w:lang w:val="en-US"/>
        </w:rPr>
        <w:t xml:space="preserve"> </w:t>
      </w:r>
      <w:r w:rsidR="007C2566">
        <w:rPr>
          <w:rFonts w:ascii="Trebuchet MS" w:eastAsia="Trebuchet MS" w:hAnsi="Trebuchet MS" w:cs="Trebuchet MS"/>
          <w:lang w:val="en-US"/>
        </w:rPr>
        <w:t>in</w:t>
      </w:r>
      <w:r w:rsidR="00302D96">
        <w:rPr>
          <w:rFonts w:ascii="Trebuchet MS" w:eastAsia="Trebuchet MS" w:hAnsi="Trebuchet MS" w:cs="Trebuchet MS"/>
          <w:lang w:val="en-US"/>
        </w:rPr>
        <w:t>”</w:t>
      </w:r>
      <w:r w:rsidR="008A0D25">
        <w:rPr>
          <w:rFonts w:ascii="Trebuchet MS" w:eastAsia="Trebuchet MS" w:hAnsi="Trebuchet MS" w:cs="Trebuchet MS"/>
          <w:lang w:val="en-US"/>
        </w:rPr>
        <w:t>.</w:t>
      </w:r>
    </w:p>
    <w:p w14:paraId="0352C0FE" w14:textId="68B4C133" w:rsidR="00BE722C" w:rsidRDefault="00302D96"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w:t>
      </w:r>
      <w:r w:rsidR="003305A6">
        <w:rPr>
          <w:rFonts w:ascii="Trebuchet MS" w:eastAsia="Trebuchet MS" w:hAnsi="Trebuchet MS" w:cs="Trebuchet MS"/>
          <w:lang w:val="en-US"/>
        </w:rPr>
        <w:t>f it</w:t>
      </w:r>
      <w:r>
        <w:rPr>
          <w:rFonts w:ascii="Trebuchet MS" w:eastAsia="Trebuchet MS" w:hAnsi="Trebuchet MS" w:cs="Trebuchet MS"/>
          <w:lang w:val="en-US"/>
        </w:rPr>
        <w:t xml:space="preserve"> choos</w:t>
      </w:r>
      <w:r w:rsidR="00DB60FF">
        <w:rPr>
          <w:rFonts w:ascii="Trebuchet MS" w:eastAsia="Trebuchet MS" w:hAnsi="Trebuchet MS" w:cs="Trebuchet MS"/>
          <w:lang w:val="en-US"/>
        </w:rPr>
        <w:t>es</w:t>
      </w:r>
      <w:r w:rsidR="003305A6">
        <w:rPr>
          <w:rFonts w:ascii="Trebuchet MS" w:eastAsia="Trebuchet MS" w:hAnsi="Trebuchet MS" w:cs="Trebuchet MS"/>
          <w:lang w:val="en-US"/>
        </w:rPr>
        <w:t xml:space="preserve"> to log in using</w:t>
      </w:r>
      <w:r w:rsidR="00DB60FF">
        <w:rPr>
          <w:rFonts w:ascii="Trebuchet MS" w:eastAsia="Trebuchet MS" w:hAnsi="Trebuchet MS" w:cs="Trebuchet MS"/>
          <w:lang w:val="en-US"/>
        </w:rPr>
        <w:t xml:space="preserve"> an</w:t>
      </w:r>
      <w:r w:rsidR="00A83E41">
        <w:rPr>
          <w:rFonts w:ascii="Trebuchet MS" w:eastAsia="Trebuchet MS" w:hAnsi="Trebuchet MS" w:cs="Trebuchet MS"/>
          <w:lang w:val="en-US"/>
        </w:rPr>
        <w:t xml:space="preserve"> </w:t>
      </w:r>
      <w:r w:rsidR="00CC6CF8" w:rsidRPr="00CC6CF8">
        <w:rPr>
          <w:rFonts w:ascii="Trebuchet MS" w:eastAsia="Trebuchet MS" w:hAnsi="Trebuchet MS" w:cs="Trebuchet MS"/>
          <w:lang w:val="en-US"/>
        </w:rPr>
        <w:t xml:space="preserve">Identity and Access Management </w:t>
      </w:r>
      <w:r w:rsidR="00CC6CF8">
        <w:rPr>
          <w:rFonts w:ascii="Trebuchet MS" w:eastAsia="Trebuchet MS" w:hAnsi="Trebuchet MS" w:cs="Trebuchet MS"/>
          <w:lang w:val="en-US"/>
        </w:rPr>
        <w:t xml:space="preserve">Providers </w:t>
      </w:r>
      <w:r w:rsidR="00042FEA">
        <w:rPr>
          <w:rFonts w:ascii="Trebuchet MS" w:eastAsia="Trebuchet MS" w:hAnsi="Trebuchet MS" w:cs="Trebuchet MS"/>
          <w:lang w:val="en-US"/>
        </w:rPr>
        <w:t>(</w:t>
      </w:r>
      <w:r w:rsidR="00CC6CF8">
        <w:rPr>
          <w:rFonts w:ascii="Trebuchet MS" w:eastAsia="Trebuchet MS" w:hAnsi="Trebuchet MS" w:cs="Trebuchet MS"/>
          <w:lang w:val="en-US"/>
        </w:rPr>
        <w:t>IAM</w:t>
      </w:r>
      <w:r w:rsidR="00042FEA">
        <w:rPr>
          <w:rFonts w:ascii="Trebuchet MS" w:eastAsia="Trebuchet MS" w:hAnsi="Trebuchet MS" w:cs="Trebuchet MS"/>
          <w:lang w:val="en-US"/>
        </w:rPr>
        <w:t>)</w:t>
      </w:r>
      <w:r w:rsidR="00802005">
        <w:rPr>
          <w:rFonts w:ascii="Trebuchet MS" w:eastAsia="Trebuchet MS" w:hAnsi="Trebuchet MS" w:cs="Trebuchet MS"/>
          <w:lang w:val="en-US"/>
        </w:rPr>
        <w:t xml:space="preserve"> (</w:t>
      </w:r>
      <w:proofErr w:type="spellStart"/>
      <w:r w:rsidR="00802005">
        <w:rPr>
          <w:rFonts w:ascii="Trebuchet MS" w:eastAsia="Trebuchet MS" w:hAnsi="Trebuchet MS" w:cs="Trebuchet MS"/>
          <w:lang w:val="en-US"/>
        </w:rPr>
        <w:t>eg.</w:t>
      </w:r>
      <w:proofErr w:type="spellEnd"/>
      <w:r w:rsidR="00802005">
        <w:rPr>
          <w:rFonts w:ascii="Trebuchet MS" w:eastAsia="Trebuchet MS" w:hAnsi="Trebuchet MS" w:cs="Trebuchet MS"/>
          <w:lang w:val="en-US"/>
        </w:rPr>
        <w:t xml:space="preserve"> Google, Facebook)</w:t>
      </w:r>
      <w:r w:rsidR="00802005" w:rsidRPr="007A4467">
        <w:rPr>
          <w:rFonts w:ascii="Trebuchet MS" w:eastAsia="Trebuchet MS" w:hAnsi="Trebuchet MS" w:cs="Trebuchet MS"/>
          <w:lang w:val="en-US"/>
        </w:rPr>
        <w:t>"</w:t>
      </w:r>
      <w:r w:rsidR="005C5FA9">
        <w:rPr>
          <w:rFonts w:ascii="Trebuchet MS" w:eastAsia="Trebuchet MS" w:hAnsi="Trebuchet MS" w:cs="Trebuchet MS"/>
          <w:lang w:val="en-US"/>
        </w:rPr>
        <w:t xml:space="preserve">, </w:t>
      </w:r>
      <w:r w:rsidR="003305A6">
        <w:rPr>
          <w:rFonts w:ascii="Trebuchet MS" w:eastAsia="Trebuchet MS" w:hAnsi="Trebuchet MS" w:cs="Trebuchet MS"/>
          <w:lang w:val="en-US"/>
        </w:rPr>
        <w:t xml:space="preserve">the actor enters the </w:t>
      </w:r>
      <w:r w:rsidR="00E3521F">
        <w:rPr>
          <w:rFonts w:ascii="Trebuchet MS" w:eastAsia="Trebuchet MS" w:hAnsi="Trebuchet MS" w:cs="Trebuchet MS"/>
          <w:lang w:val="en-US"/>
        </w:rPr>
        <w:t>IAM</w:t>
      </w:r>
      <w:r w:rsidR="003305A6">
        <w:rPr>
          <w:rFonts w:ascii="Trebuchet MS" w:eastAsia="Trebuchet MS" w:hAnsi="Trebuchet MS" w:cs="Trebuchet MS"/>
          <w:lang w:val="en-US"/>
        </w:rPr>
        <w:t xml:space="preserve"> account credentials</w:t>
      </w:r>
      <w:r w:rsidR="009A202B">
        <w:rPr>
          <w:rFonts w:ascii="Trebuchet MS" w:eastAsia="Trebuchet MS" w:hAnsi="Trebuchet MS" w:cs="Trebuchet MS"/>
          <w:lang w:val="en-US"/>
        </w:rPr>
        <w:t xml:space="preserve"> </w:t>
      </w:r>
      <w:r w:rsidR="00DB60FF">
        <w:rPr>
          <w:rFonts w:ascii="Trebuchet MS" w:eastAsia="Trebuchet MS" w:hAnsi="Trebuchet MS" w:cs="Trebuchet MS"/>
          <w:lang w:val="en-US"/>
        </w:rPr>
        <w:t xml:space="preserve">or </w:t>
      </w:r>
      <w:r w:rsidR="00C63D56">
        <w:rPr>
          <w:rFonts w:ascii="Trebuchet MS" w:eastAsia="Trebuchet MS" w:hAnsi="Trebuchet MS" w:cs="Trebuchet MS"/>
          <w:lang w:val="en-US"/>
        </w:rPr>
        <w:t xml:space="preserve">chooses to use </w:t>
      </w:r>
      <w:r w:rsidR="00E05CD8">
        <w:rPr>
          <w:rFonts w:ascii="Trebuchet MS" w:eastAsia="Trebuchet MS" w:hAnsi="Trebuchet MS" w:cs="Trebuchet MS"/>
          <w:lang w:val="en-US"/>
        </w:rPr>
        <w:t xml:space="preserve">enters </w:t>
      </w:r>
      <w:r w:rsidR="000B79C3">
        <w:rPr>
          <w:rFonts w:ascii="Trebuchet MS" w:eastAsia="Trebuchet MS" w:hAnsi="Trebuchet MS" w:cs="Trebuchet MS"/>
          <w:lang w:val="en-US"/>
        </w:rPr>
        <w:t>its app account credentials.</w:t>
      </w:r>
      <w:r w:rsidR="5E4CFD90" w:rsidRPr="00F837BD">
        <w:rPr>
          <w:rFonts w:ascii="Trebuchet MS" w:eastAsia="Trebuchet MS" w:hAnsi="Trebuchet MS" w:cs="Trebuchet MS"/>
          <w:lang w:val="en-US"/>
        </w:rPr>
        <w:t xml:space="preserve"> </w:t>
      </w:r>
    </w:p>
    <w:p w14:paraId="5960CBFD" w14:textId="77777777" w:rsidR="00D07A92" w:rsidRDefault="00BE722C"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If </w:t>
      </w:r>
      <w:r w:rsidR="00EB3D2F">
        <w:rPr>
          <w:rFonts w:ascii="Trebuchet MS" w:eastAsia="Trebuchet MS" w:hAnsi="Trebuchet MS" w:cs="Trebuchet MS"/>
          <w:lang w:val="en-US"/>
        </w:rPr>
        <w:t>not</w:t>
      </w:r>
      <w:r>
        <w:rPr>
          <w:rFonts w:ascii="Trebuchet MS" w:eastAsia="Trebuchet MS" w:hAnsi="Trebuchet MS" w:cs="Trebuchet MS"/>
          <w:lang w:val="en-US"/>
        </w:rPr>
        <w:t>,</w:t>
      </w:r>
      <w:r w:rsidR="00EB3D2F">
        <w:rPr>
          <w:rFonts w:ascii="Trebuchet MS" w:eastAsia="Trebuchet MS" w:hAnsi="Trebuchet MS" w:cs="Trebuchet MS"/>
          <w:lang w:val="en-US"/>
        </w:rPr>
        <w:t xml:space="preserve"> it</w:t>
      </w:r>
      <w:r w:rsidR="00D07A92">
        <w:rPr>
          <w:rFonts w:ascii="Trebuchet MS" w:eastAsia="Trebuchet MS" w:hAnsi="Trebuchet MS" w:cs="Trebuchet MS"/>
          <w:lang w:val="en-US"/>
        </w:rPr>
        <w:t xml:space="preserve"> logs into its account using its username and password.</w:t>
      </w:r>
      <w:r w:rsidR="00F837BD">
        <w:rPr>
          <w:rFonts w:ascii="Trebuchet MS" w:eastAsia="Trebuchet MS" w:hAnsi="Trebuchet MS" w:cs="Trebuchet MS"/>
          <w:lang w:val="en-US"/>
        </w:rPr>
        <w:t xml:space="preserve"> </w:t>
      </w:r>
    </w:p>
    <w:p w14:paraId="4C308827" w14:textId="33E37A92" w:rsidR="5E4CFD90" w:rsidRDefault="00D07A92"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T</w:t>
      </w:r>
      <w:r w:rsidR="5E4CFD90" w:rsidRPr="00F837BD">
        <w:rPr>
          <w:rFonts w:ascii="Trebuchet MS" w:eastAsia="Trebuchet MS" w:hAnsi="Trebuchet MS" w:cs="Trebuchet MS"/>
          <w:lang w:val="en-US"/>
        </w:rPr>
        <w:t>he</w:t>
      </w:r>
      <w:r w:rsidR="5E4CFD90" w:rsidRPr="04FC1AEC">
        <w:rPr>
          <w:rFonts w:ascii="Trebuchet MS" w:eastAsia="Trebuchet MS" w:hAnsi="Trebuchet MS" w:cs="Trebuchet MS"/>
          <w:lang w:val="en-US"/>
        </w:rPr>
        <w:t xml:space="preserve"> </w:t>
      </w:r>
      <w:r w:rsidR="3D96293A" w:rsidRPr="04FC1AEC">
        <w:rPr>
          <w:rFonts w:ascii="Trebuchet MS" w:eastAsia="Trebuchet MS" w:hAnsi="Trebuchet MS" w:cs="Trebuchet MS"/>
          <w:lang w:val="en-US"/>
        </w:rPr>
        <w:t>s</w:t>
      </w:r>
      <w:r w:rsidR="5E4CFD90" w:rsidRPr="04FC1AEC">
        <w:rPr>
          <w:rFonts w:ascii="Trebuchet MS" w:eastAsia="Trebuchet MS" w:hAnsi="Trebuchet MS" w:cs="Trebuchet MS"/>
          <w:lang w:val="en-US"/>
        </w:rPr>
        <w:t>ystem v</w:t>
      </w:r>
      <w:r w:rsidR="00731C9D">
        <w:rPr>
          <w:rFonts w:ascii="Trebuchet MS" w:eastAsia="Trebuchet MS" w:hAnsi="Trebuchet MS" w:cs="Trebuchet MS"/>
          <w:lang w:val="en-US"/>
        </w:rPr>
        <w:t>alidates</w:t>
      </w:r>
      <w:r w:rsidR="5E4CFD90" w:rsidRPr="04FC1AEC">
        <w:rPr>
          <w:rFonts w:ascii="Trebuchet MS" w:eastAsia="Trebuchet MS" w:hAnsi="Trebuchet MS" w:cs="Trebuchet MS"/>
          <w:lang w:val="en-US"/>
        </w:rPr>
        <w:t xml:space="preserve"> </w:t>
      </w:r>
      <w:r>
        <w:rPr>
          <w:rFonts w:ascii="Trebuchet MS" w:eastAsia="Trebuchet MS" w:hAnsi="Trebuchet MS" w:cs="Trebuchet MS"/>
          <w:lang w:val="en-US"/>
        </w:rPr>
        <w:t>the user’s</w:t>
      </w:r>
      <w:r w:rsidR="5E4CFD90" w:rsidRPr="04FC1AEC">
        <w:rPr>
          <w:rFonts w:ascii="Trebuchet MS" w:eastAsia="Trebuchet MS" w:hAnsi="Trebuchet MS" w:cs="Trebuchet MS"/>
          <w:lang w:val="en-US"/>
        </w:rPr>
        <w:t xml:space="preserve"> credentials</w:t>
      </w:r>
      <w:r w:rsidR="00731C9D">
        <w:rPr>
          <w:rFonts w:ascii="Trebuchet MS" w:eastAsia="Trebuchet MS" w:hAnsi="Trebuchet MS" w:cs="Trebuchet MS"/>
          <w:lang w:val="en-US"/>
        </w:rPr>
        <w:t xml:space="preserve"> </w:t>
      </w:r>
      <w:r w:rsidR="00A56B9F">
        <w:rPr>
          <w:rFonts w:ascii="Trebuchet MS" w:eastAsia="Trebuchet MS" w:hAnsi="Trebuchet MS" w:cs="Trebuchet MS"/>
          <w:lang w:val="en-US"/>
        </w:rPr>
        <w:t xml:space="preserve">or the response from the </w:t>
      </w:r>
      <w:r w:rsidR="00AC13FB">
        <w:rPr>
          <w:rFonts w:ascii="Trebuchet MS" w:eastAsia="Trebuchet MS" w:hAnsi="Trebuchet MS" w:cs="Trebuchet MS"/>
          <w:lang w:val="en-US"/>
        </w:rPr>
        <w:t>IAM</w:t>
      </w:r>
      <w:r w:rsidR="5E4CFD90" w:rsidRPr="04FC1AEC">
        <w:rPr>
          <w:rFonts w:ascii="Trebuchet MS" w:eastAsia="Trebuchet MS" w:hAnsi="Trebuchet MS" w:cs="Trebuchet MS"/>
          <w:lang w:val="en-US"/>
        </w:rPr>
        <w:t>, assigns role-based access privileges, and grants access to features permitted by the user’s role.</w:t>
      </w:r>
    </w:p>
    <w:p w14:paraId="6C5F898E" w14:textId="1E993C1B" w:rsidR="5E4CFD90" w:rsidRPr="00F837BD" w:rsidRDefault="001178C4"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If an</w:t>
      </w:r>
      <w:r w:rsidR="5E4CFD90" w:rsidRPr="00F837BD">
        <w:rPr>
          <w:rFonts w:ascii="Trebuchet MS" w:eastAsia="Trebuchet MS" w:hAnsi="Trebuchet MS" w:cs="Trebuchet MS"/>
          <w:lang w:val="en-US"/>
        </w:rPr>
        <w:t xml:space="preserve"> </w:t>
      </w:r>
      <w:r w:rsidR="70C01D69" w:rsidRPr="00F837BD">
        <w:rPr>
          <w:rFonts w:ascii="Trebuchet MS" w:eastAsia="Trebuchet MS" w:hAnsi="Trebuchet MS" w:cs="Trebuchet MS"/>
          <w:lang w:val="en-US"/>
        </w:rPr>
        <w:t xml:space="preserve">actor </w:t>
      </w:r>
      <w:r w:rsidR="5E4CFD90" w:rsidRPr="00F837BD">
        <w:rPr>
          <w:rFonts w:ascii="Trebuchet MS" w:eastAsia="Trebuchet MS" w:hAnsi="Trebuchet MS" w:cs="Trebuchet MS"/>
          <w:lang w:val="en-US"/>
        </w:rPr>
        <w:t>enters incorrect credentials</w:t>
      </w:r>
      <w:r w:rsidR="0010266B" w:rsidRPr="00F837BD">
        <w:rPr>
          <w:rFonts w:ascii="Trebuchet MS" w:eastAsia="Trebuchet MS" w:hAnsi="Trebuchet MS" w:cs="Trebuchet MS"/>
          <w:lang w:val="en-US"/>
        </w:rPr>
        <w:t>,</w:t>
      </w:r>
      <w:r w:rsidR="00F837BD" w:rsidRPr="00F837BD">
        <w:rPr>
          <w:rFonts w:ascii="Trebuchet MS" w:eastAsia="Trebuchet MS" w:hAnsi="Trebuchet MS" w:cs="Trebuchet MS"/>
          <w:lang w:val="en-US"/>
        </w:rPr>
        <w:t xml:space="preserve"> </w:t>
      </w:r>
      <w:r w:rsidR="00F837BD">
        <w:rPr>
          <w:rFonts w:ascii="Trebuchet MS" w:eastAsia="Trebuchet MS" w:hAnsi="Trebuchet MS" w:cs="Trebuchet MS"/>
          <w:lang w:val="en-US"/>
        </w:rPr>
        <w:t>t</w:t>
      </w:r>
      <w:r w:rsidR="5E4CFD90" w:rsidRPr="00F837BD">
        <w:rPr>
          <w:rFonts w:ascii="Trebuchet MS" w:eastAsia="Trebuchet MS" w:hAnsi="Trebuchet MS" w:cs="Trebuchet MS"/>
          <w:lang w:val="en-US"/>
        </w:rPr>
        <w:t xml:space="preserve">he </w:t>
      </w:r>
      <w:r w:rsidR="0925E16A" w:rsidRPr="00F837BD">
        <w:rPr>
          <w:rFonts w:ascii="Trebuchet MS" w:eastAsia="Trebuchet MS" w:hAnsi="Trebuchet MS" w:cs="Trebuchet MS"/>
          <w:lang w:val="en-US"/>
        </w:rPr>
        <w:t>s</w:t>
      </w:r>
      <w:r w:rsidR="5E4CFD90" w:rsidRPr="00F837BD">
        <w:rPr>
          <w:rFonts w:ascii="Trebuchet MS" w:eastAsia="Trebuchet MS" w:hAnsi="Trebuchet MS" w:cs="Trebuchet MS"/>
          <w:lang w:val="en-US"/>
        </w:rPr>
        <w:t>ystem displays an error message and prompts the user to try again.</w:t>
      </w:r>
    </w:p>
    <w:p w14:paraId="4446BBD3" w14:textId="0DF67151" w:rsidR="5E4CFD90" w:rsidRDefault="00CF55EA"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lastRenderedPageBreak/>
        <w:t xml:space="preserve">When choosing to </w:t>
      </w:r>
      <w:r w:rsidR="00B264D7">
        <w:rPr>
          <w:rFonts w:ascii="Trebuchet MS" w:eastAsia="Trebuchet MS" w:hAnsi="Trebuchet MS" w:cs="Trebuchet MS"/>
          <w:lang w:val="en-US"/>
        </w:rPr>
        <w:t>log in using</w:t>
      </w:r>
      <w:r w:rsidR="5E4CFD90" w:rsidRPr="00F837BD">
        <w:rPr>
          <w:rFonts w:ascii="Trebuchet MS" w:eastAsia="Trebuchet MS" w:hAnsi="Trebuchet MS" w:cs="Trebuchet MS"/>
          <w:lang w:val="en-US"/>
        </w:rPr>
        <w:t xml:space="preserve"> </w:t>
      </w:r>
      <w:r w:rsidR="00D74713">
        <w:rPr>
          <w:rFonts w:ascii="Trebuchet MS" w:eastAsia="Trebuchet MS" w:hAnsi="Trebuchet MS" w:cs="Trebuchet MS"/>
          <w:lang w:val="en-US"/>
        </w:rPr>
        <w:t xml:space="preserve">the </w:t>
      </w:r>
      <w:r w:rsidR="00B264D7">
        <w:rPr>
          <w:rFonts w:ascii="Trebuchet MS" w:eastAsia="Trebuchet MS" w:hAnsi="Trebuchet MS" w:cs="Trebuchet MS"/>
          <w:lang w:val="en-US"/>
        </w:rPr>
        <w:t>apps’ credentials, if the</w:t>
      </w:r>
      <w:r w:rsidR="5E4CFD90" w:rsidRPr="00F837BD">
        <w:rPr>
          <w:rFonts w:ascii="Trebuchet MS" w:eastAsia="Trebuchet MS" w:hAnsi="Trebuchet MS" w:cs="Trebuchet MS"/>
          <w:lang w:val="en-US"/>
        </w:rPr>
        <w:t xml:space="preserve"> </w:t>
      </w:r>
      <w:r w:rsidR="362742EB" w:rsidRPr="00F837BD">
        <w:rPr>
          <w:rFonts w:ascii="Trebuchet MS" w:eastAsia="Trebuchet MS" w:hAnsi="Trebuchet MS" w:cs="Trebuchet MS"/>
          <w:lang w:val="en-US"/>
        </w:rPr>
        <w:t>actor</w:t>
      </w:r>
      <w:r w:rsidR="5E4CFD90" w:rsidRPr="00F837BD">
        <w:rPr>
          <w:rFonts w:ascii="Trebuchet MS" w:eastAsia="Trebuchet MS" w:hAnsi="Trebuchet MS" w:cs="Trebuchet MS"/>
          <w:lang w:val="en-US"/>
        </w:rPr>
        <w:t xml:space="preserve"> selects "Forgot Password" option</w:t>
      </w:r>
      <w:r w:rsidR="00A8351D" w:rsidRPr="00F837BD">
        <w:rPr>
          <w:rFonts w:ascii="Trebuchet MS" w:eastAsia="Trebuchet MS" w:hAnsi="Trebuchet MS" w:cs="Trebuchet MS"/>
          <w:lang w:val="en-US"/>
        </w:rPr>
        <w:t>,</w:t>
      </w:r>
      <w:r w:rsidR="00F837BD">
        <w:rPr>
          <w:rFonts w:ascii="Trebuchet MS" w:eastAsia="Trebuchet MS" w:hAnsi="Trebuchet MS" w:cs="Trebuchet MS"/>
          <w:lang w:val="en-US"/>
        </w:rPr>
        <w:t xml:space="preserve"> t</w:t>
      </w:r>
      <w:r w:rsidR="5E4CFD90" w:rsidRPr="00F837BD">
        <w:rPr>
          <w:rFonts w:ascii="Trebuchet MS" w:eastAsia="Trebuchet MS" w:hAnsi="Trebuchet MS" w:cs="Trebuchet MS"/>
          <w:lang w:val="en-US"/>
        </w:rPr>
        <w:t>he</w:t>
      </w:r>
      <w:r w:rsidR="5E4CFD90" w:rsidRPr="38A72469">
        <w:rPr>
          <w:rFonts w:ascii="Trebuchet MS" w:eastAsia="Trebuchet MS" w:hAnsi="Trebuchet MS" w:cs="Trebuchet MS"/>
          <w:lang w:val="en-US"/>
        </w:rPr>
        <w:t xml:space="preserve"> </w:t>
      </w:r>
      <w:r w:rsidR="1A0EF832" w:rsidRPr="38A72469">
        <w:rPr>
          <w:rFonts w:ascii="Trebuchet MS" w:eastAsia="Trebuchet MS" w:hAnsi="Trebuchet MS" w:cs="Trebuchet MS"/>
          <w:lang w:val="en-US"/>
        </w:rPr>
        <w:t>s</w:t>
      </w:r>
      <w:r w:rsidR="5E4CFD90" w:rsidRPr="38A72469">
        <w:rPr>
          <w:rFonts w:ascii="Trebuchet MS" w:eastAsia="Trebuchet MS" w:hAnsi="Trebuchet MS" w:cs="Trebuchet MS"/>
          <w:lang w:val="en-US"/>
        </w:rPr>
        <w:t>ystem prompts the user to enter their registered email address or phone number</w:t>
      </w:r>
      <w:r w:rsidR="001F7FFC">
        <w:rPr>
          <w:rFonts w:ascii="Trebuchet MS" w:eastAsia="Trebuchet MS" w:hAnsi="Trebuchet MS" w:cs="Trebuchet MS"/>
          <w:lang w:val="en-US"/>
        </w:rPr>
        <w:t xml:space="preserve"> and</w:t>
      </w:r>
      <w:r w:rsidR="5E4CFD90" w:rsidRPr="38A72469">
        <w:rPr>
          <w:rFonts w:ascii="Trebuchet MS" w:eastAsia="Trebuchet MS" w:hAnsi="Trebuchet MS" w:cs="Trebuchet MS"/>
          <w:lang w:val="en-US"/>
        </w:rPr>
        <w:t xml:space="preserve"> sends a recovery link or code</w:t>
      </w:r>
      <w:r w:rsidR="00423E1D">
        <w:rPr>
          <w:rFonts w:ascii="Trebuchet MS" w:eastAsia="Trebuchet MS" w:hAnsi="Trebuchet MS" w:cs="Trebuchet MS"/>
          <w:lang w:val="en-US"/>
        </w:rPr>
        <w:t>.</w:t>
      </w:r>
    </w:p>
    <w:p w14:paraId="568FEE0F" w14:textId="77777777" w:rsidR="007F75D5" w:rsidRPr="006D7D68" w:rsidRDefault="007F75D5" w:rsidP="00ED02C5">
      <w:pPr>
        <w:ind w:left="720" w:firstLine="288"/>
        <w:rPr>
          <w:b/>
          <w:bCs/>
          <w:color w:val="D6615C" w:themeColor="accent1"/>
          <w:lang w:val="en-GB"/>
        </w:rPr>
      </w:pPr>
    </w:p>
    <w:p w14:paraId="01648589" w14:textId="77777777" w:rsidR="2CFFC576" w:rsidRPr="003C4277" w:rsidRDefault="2CFFC576" w:rsidP="00ED02C5">
      <w:pPr>
        <w:ind w:left="720" w:firstLine="288"/>
        <w:rPr>
          <w:b/>
          <w:color w:val="D6615C" w:themeColor="accent1"/>
          <w:lang w:val="en-GB"/>
        </w:rPr>
      </w:pPr>
      <w:r w:rsidRPr="003C4277">
        <w:rPr>
          <w:b/>
          <w:color w:val="D6615C" w:themeColor="accent1"/>
          <w:lang w:val="en-GB"/>
        </w:rPr>
        <w:t>Functional Requirements</w:t>
      </w:r>
    </w:p>
    <w:p w14:paraId="767E1568" w14:textId="54939820" w:rsidR="007907A2" w:rsidRDefault="4D5730BE" w:rsidP="00ED02C5">
      <w:pPr>
        <w:ind w:left="720" w:firstLine="288"/>
        <w:jc w:val="both"/>
        <w:rPr>
          <w:rFonts w:ascii="Trebuchet MS" w:eastAsia="Trebuchet MS" w:hAnsi="Trebuchet MS" w:cs="Trebuchet MS"/>
          <w:lang w:val="en-US"/>
        </w:rPr>
      </w:pPr>
      <w:r w:rsidRPr="003362CC">
        <w:rPr>
          <w:rFonts w:ascii="Trebuchet MS" w:eastAsia="Trebuchet MS" w:hAnsi="Trebuchet MS" w:cs="Trebuchet MS"/>
          <w:b/>
          <w:lang w:val="en-US"/>
        </w:rPr>
        <w:t>REQ-</w:t>
      </w:r>
      <w:r w:rsidR="00DD6360">
        <w:rPr>
          <w:rFonts w:ascii="Trebuchet MS" w:eastAsia="Trebuchet MS" w:hAnsi="Trebuchet MS" w:cs="Trebuchet MS"/>
          <w:b/>
          <w:lang w:val="en-US"/>
        </w:rPr>
        <w:t>0</w:t>
      </w:r>
      <w:r w:rsidR="00850C74">
        <w:rPr>
          <w:rFonts w:ascii="Trebuchet MS" w:eastAsia="Trebuchet MS" w:hAnsi="Trebuchet MS" w:cs="Trebuchet MS"/>
          <w:b/>
          <w:lang w:val="en-US"/>
        </w:rPr>
        <w:t>9</w:t>
      </w:r>
      <w:r w:rsidRPr="003362CC">
        <w:rPr>
          <w:rFonts w:ascii="Trebuchet MS" w:eastAsia="Trebuchet MS" w:hAnsi="Trebuchet MS" w:cs="Trebuchet MS"/>
          <w:b/>
          <w:lang w:val="en-US"/>
        </w:rPr>
        <w:t>:</w:t>
      </w:r>
      <w:r w:rsidRPr="00C77FA0">
        <w:rPr>
          <w:rFonts w:ascii="Trebuchet MS" w:eastAsia="Trebuchet MS" w:hAnsi="Trebuchet MS" w:cs="Trebuchet MS"/>
          <w:lang w:val="en-US"/>
        </w:rPr>
        <w:t xml:space="preserve"> Authenticate users based on entered credentials</w:t>
      </w:r>
      <w:r w:rsidR="005761B4">
        <w:rPr>
          <w:rFonts w:ascii="Trebuchet MS" w:eastAsia="Trebuchet MS" w:hAnsi="Trebuchet MS" w:cs="Trebuchet MS"/>
          <w:lang w:val="en-US"/>
        </w:rPr>
        <w:t xml:space="preserve"> and role privileges</w:t>
      </w:r>
    </w:p>
    <w:p w14:paraId="7F48278A" w14:textId="02AD76B5" w:rsidR="4D5730BE" w:rsidRDefault="4D5730BE" w:rsidP="00ED02C5">
      <w:pPr>
        <w:ind w:left="720" w:firstLine="288"/>
        <w:jc w:val="both"/>
        <w:rPr>
          <w:rFonts w:ascii="Trebuchet MS" w:eastAsia="Trebuchet MS" w:hAnsi="Trebuchet MS" w:cs="Trebuchet MS"/>
          <w:lang w:val="en-US"/>
        </w:rPr>
      </w:pPr>
      <w:r w:rsidRPr="003362CC">
        <w:rPr>
          <w:rFonts w:ascii="Trebuchet MS" w:eastAsia="Trebuchet MS" w:hAnsi="Trebuchet MS" w:cs="Trebuchet MS"/>
          <w:b/>
          <w:lang w:val="en-US"/>
        </w:rPr>
        <w:t>REQ-</w:t>
      </w:r>
      <w:r w:rsidR="00850C74">
        <w:rPr>
          <w:rFonts w:ascii="Trebuchet MS" w:eastAsia="Trebuchet MS" w:hAnsi="Trebuchet MS" w:cs="Trebuchet MS"/>
          <w:b/>
          <w:lang w:val="en-US"/>
        </w:rPr>
        <w:t>10</w:t>
      </w:r>
      <w:r w:rsidRPr="003362CC">
        <w:rPr>
          <w:rFonts w:ascii="Trebuchet MS" w:eastAsia="Trebuchet MS" w:hAnsi="Trebuchet MS" w:cs="Trebuchet MS"/>
          <w:b/>
          <w:lang w:val="en-US"/>
        </w:rPr>
        <w:t>:</w:t>
      </w:r>
      <w:r w:rsidRPr="00C77FA0">
        <w:rPr>
          <w:rFonts w:ascii="Trebuchet MS" w:eastAsia="Trebuchet MS" w:hAnsi="Trebuchet MS" w:cs="Trebuchet MS"/>
          <w:lang w:val="en-US"/>
        </w:rPr>
        <w:t xml:space="preserve"> </w:t>
      </w:r>
      <w:r w:rsidR="00F32DA0">
        <w:rPr>
          <w:rFonts w:ascii="Trebuchet MS" w:eastAsia="Trebuchet MS" w:hAnsi="Trebuchet MS" w:cs="Trebuchet MS"/>
          <w:lang w:val="en-US"/>
        </w:rPr>
        <w:t>Recover</w:t>
      </w:r>
      <w:r w:rsidRPr="00C77FA0">
        <w:rPr>
          <w:rFonts w:ascii="Trebuchet MS" w:eastAsia="Trebuchet MS" w:hAnsi="Trebuchet MS" w:cs="Trebuchet MS"/>
          <w:lang w:val="en-US"/>
        </w:rPr>
        <w:t xml:space="preserve"> </w:t>
      </w:r>
      <w:r w:rsidR="00EA4D79">
        <w:rPr>
          <w:rFonts w:ascii="Trebuchet MS" w:eastAsia="Trebuchet MS" w:hAnsi="Trebuchet MS" w:cs="Trebuchet MS"/>
          <w:lang w:val="en-US"/>
        </w:rPr>
        <w:t xml:space="preserve">user account </w:t>
      </w:r>
      <w:r w:rsidRPr="00C77FA0">
        <w:rPr>
          <w:rFonts w:ascii="Trebuchet MS" w:eastAsia="Trebuchet MS" w:hAnsi="Trebuchet MS" w:cs="Trebuchet MS"/>
          <w:lang w:val="en-US"/>
        </w:rPr>
        <w:t>password via a recovery link or code sent to a registered email or phone number.</w:t>
      </w:r>
    </w:p>
    <w:p w14:paraId="412E359F" w14:textId="6E917F9D" w:rsidR="00EA4D79" w:rsidRPr="00EA4D79" w:rsidRDefault="00EA4D79" w:rsidP="00ED02C5">
      <w:pPr>
        <w:ind w:left="720" w:firstLine="288"/>
        <w:jc w:val="both"/>
        <w:rPr>
          <w:rFonts w:ascii="Trebuchet MS" w:eastAsia="Trebuchet MS" w:hAnsi="Trebuchet MS" w:cs="Trebuchet MS"/>
          <w:lang w:val="en-US"/>
        </w:rPr>
      </w:pPr>
      <w:r w:rsidRPr="003362CC">
        <w:rPr>
          <w:rFonts w:ascii="Trebuchet MS" w:eastAsia="Trebuchet MS" w:hAnsi="Trebuchet MS" w:cs="Trebuchet MS"/>
          <w:b/>
          <w:lang w:val="en-US"/>
        </w:rPr>
        <w:t>REQ-</w:t>
      </w:r>
      <w:r w:rsidR="00850C74">
        <w:rPr>
          <w:rFonts w:ascii="Trebuchet MS" w:eastAsia="Trebuchet MS" w:hAnsi="Trebuchet MS" w:cs="Trebuchet MS"/>
          <w:b/>
          <w:lang w:val="en-US"/>
        </w:rPr>
        <w:t>11</w:t>
      </w:r>
      <w:r w:rsidRPr="003362CC">
        <w:rPr>
          <w:rFonts w:ascii="Trebuchet MS" w:eastAsia="Trebuchet MS" w:hAnsi="Trebuchet MS" w:cs="Trebuchet MS"/>
          <w:b/>
          <w:lang w:val="en-US"/>
        </w:rPr>
        <w:t>:</w:t>
      </w:r>
      <w:r w:rsidRPr="00C77FA0">
        <w:rPr>
          <w:rFonts w:ascii="Trebuchet MS" w:eastAsia="Trebuchet MS" w:hAnsi="Trebuchet MS" w:cs="Trebuchet MS"/>
          <w:lang w:val="en-US"/>
        </w:rPr>
        <w:t xml:space="preserve"> </w:t>
      </w:r>
      <w:r>
        <w:rPr>
          <w:rFonts w:ascii="Trebuchet MS" w:eastAsia="Trebuchet MS" w:hAnsi="Trebuchet MS" w:cs="Trebuchet MS"/>
          <w:lang w:val="en-US"/>
        </w:rPr>
        <w:t>Allow users to optionally a</w:t>
      </w:r>
      <w:r w:rsidRPr="00C77FA0">
        <w:rPr>
          <w:rFonts w:ascii="Trebuchet MS" w:eastAsia="Trebuchet MS" w:hAnsi="Trebuchet MS" w:cs="Trebuchet MS"/>
          <w:lang w:val="en-US"/>
        </w:rPr>
        <w:t xml:space="preserve">uthenticate users </w:t>
      </w:r>
      <w:r>
        <w:rPr>
          <w:rFonts w:ascii="Trebuchet MS" w:eastAsia="Trebuchet MS" w:hAnsi="Trebuchet MS" w:cs="Trebuchet MS"/>
          <w:lang w:val="en-US"/>
        </w:rPr>
        <w:t xml:space="preserve">using different </w:t>
      </w:r>
      <w:r w:rsidRPr="00EA4D79">
        <w:rPr>
          <w:rFonts w:ascii="Trebuchet MS" w:eastAsia="Trebuchet MS" w:hAnsi="Trebuchet MS" w:cs="Trebuchet MS"/>
          <w:lang w:val="en-US"/>
        </w:rPr>
        <w:t>Identity and Access Management</w:t>
      </w:r>
      <w:r>
        <w:rPr>
          <w:rFonts w:ascii="Trebuchet MS" w:eastAsia="Trebuchet MS" w:hAnsi="Trebuchet MS" w:cs="Trebuchet MS"/>
          <w:lang w:val="en-US"/>
        </w:rPr>
        <w:t xml:space="preserve"> providers</w:t>
      </w:r>
      <w:r w:rsidR="00546654">
        <w:rPr>
          <w:rFonts w:ascii="Trebuchet MS" w:eastAsia="Trebuchet MS" w:hAnsi="Trebuchet MS" w:cs="Trebuchet MS"/>
          <w:lang w:val="en-US"/>
        </w:rPr>
        <w:t>.</w:t>
      </w:r>
    </w:p>
    <w:p w14:paraId="15F1E378" w14:textId="42FB4F0E" w:rsidR="6C5836A9" w:rsidRPr="00874B72" w:rsidRDefault="6C5836A9" w:rsidP="00760636">
      <w:pPr>
        <w:pStyle w:val="estilousecases"/>
        <w:numPr>
          <w:ilvl w:val="1"/>
          <w:numId w:val="40"/>
        </w:numPr>
        <w:ind w:left="720" w:firstLine="288"/>
        <w:rPr>
          <w:lang w:val="en-GB"/>
        </w:rPr>
      </w:pPr>
      <w:bookmarkStart w:id="29" w:name="_Toc182172846"/>
      <w:r w:rsidRPr="00772FD1">
        <w:rPr>
          <w:lang w:val="en-US"/>
        </w:rPr>
        <w:t>Register</w:t>
      </w:r>
      <w:r w:rsidR="2C4BD9A8" w:rsidRPr="00772FD1">
        <w:rPr>
          <w:lang w:val="en-US"/>
        </w:rPr>
        <w:t xml:space="preserve"> (UC1</w:t>
      </w:r>
      <w:r w:rsidR="00193AB7">
        <w:rPr>
          <w:lang w:val="en-US"/>
        </w:rPr>
        <w:t>2</w:t>
      </w:r>
      <w:r w:rsidR="2C4BD9A8" w:rsidRPr="00772FD1">
        <w:rPr>
          <w:lang w:val="en-US"/>
        </w:rPr>
        <w:t>)</w:t>
      </w:r>
      <w:bookmarkEnd w:id="29"/>
    </w:p>
    <w:p w14:paraId="5E7909EA" w14:textId="77777777" w:rsidR="007F75D5" w:rsidRDefault="007F75D5" w:rsidP="00ED02C5">
      <w:pPr>
        <w:ind w:left="720" w:firstLine="288"/>
        <w:rPr>
          <w:b/>
          <w:bCs/>
          <w:color w:val="D6615C" w:themeColor="accent1"/>
          <w:lang w:val="en-US"/>
        </w:rPr>
      </w:pPr>
    </w:p>
    <w:p w14:paraId="05A0CE0B" w14:textId="77777777" w:rsidR="2C4BD9A8" w:rsidRPr="007F75D5" w:rsidRDefault="2C4BD9A8" w:rsidP="00ED02C5">
      <w:pPr>
        <w:ind w:left="720" w:firstLine="288"/>
        <w:rPr>
          <w:b/>
          <w:color w:val="D6615C" w:themeColor="accent1"/>
          <w:lang w:val="en-US"/>
        </w:rPr>
      </w:pPr>
      <w:r w:rsidRPr="007F75D5">
        <w:rPr>
          <w:b/>
          <w:color w:val="D6615C" w:themeColor="accent1"/>
          <w:lang w:val="en-US"/>
        </w:rPr>
        <w:t>Description</w:t>
      </w:r>
    </w:p>
    <w:p w14:paraId="2FE37A84" w14:textId="1561C337" w:rsidR="2375A447" w:rsidRPr="00C77FA0" w:rsidRDefault="26361793" w:rsidP="00ED02C5">
      <w:p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 xml:space="preserve">Enables </w:t>
      </w:r>
      <w:proofErr w:type="gramStart"/>
      <w:r w:rsidRPr="38A72469">
        <w:rPr>
          <w:rFonts w:ascii="Trebuchet MS" w:eastAsia="Trebuchet MS" w:hAnsi="Trebuchet MS" w:cs="Trebuchet MS"/>
          <w:lang w:val="en-US"/>
        </w:rPr>
        <w:t>an</w:t>
      </w:r>
      <w:proofErr w:type="gramEnd"/>
      <w:r w:rsidRPr="38A72469">
        <w:rPr>
          <w:rFonts w:ascii="Trebuchet MS" w:eastAsia="Trebuchet MS" w:hAnsi="Trebuchet MS" w:cs="Trebuchet MS"/>
          <w:lang w:val="en-US"/>
        </w:rPr>
        <w:t xml:space="preserve"> </w:t>
      </w:r>
      <w:r w:rsidR="00D741F4" w:rsidRPr="001E298B">
        <w:rPr>
          <w:lang w:val="en-US"/>
        </w:rPr>
        <w:t>non-authenticated</w:t>
      </w:r>
      <w:r w:rsidRPr="001E298B">
        <w:rPr>
          <w:lang w:val="en-US"/>
        </w:rPr>
        <w:t xml:space="preserve"> user </w:t>
      </w:r>
      <w:r w:rsidRPr="38A72469">
        <w:rPr>
          <w:rFonts w:ascii="Trebuchet MS" w:eastAsia="Trebuchet MS" w:hAnsi="Trebuchet MS" w:cs="Trebuchet MS"/>
          <w:lang w:val="en-US"/>
        </w:rPr>
        <w:t>to register an account in the app and select roles in multiple AMAPs. Through a single account, a user can register in various AMAPs and assume multiple roles within each AMAP, such as "Producer" and "Co-Producer." Strict role requirements ensure appropriate role assignments and permissions for each AMAP.</w:t>
      </w:r>
    </w:p>
    <w:p w14:paraId="552343B9" w14:textId="702B2C21" w:rsidR="04FC1AEC" w:rsidRPr="00C77FA0" w:rsidRDefault="04FC1AEC" w:rsidP="00ED02C5">
      <w:pPr>
        <w:ind w:left="720" w:firstLine="288"/>
        <w:jc w:val="both"/>
        <w:rPr>
          <w:rFonts w:ascii="Trebuchet MS" w:eastAsia="Trebuchet MS" w:hAnsi="Trebuchet MS" w:cs="Trebuchet MS"/>
          <w:lang w:val="en-US"/>
        </w:rPr>
      </w:pPr>
    </w:p>
    <w:tbl>
      <w:tblPr>
        <w:tblW w:w="7941" w:type="dxa"/>
        <w:tblInd w:w="15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66"/>
        <w:gridCol w:w="6775"/>
      </w:tblGrid>
      <w:tr w:rsidR="04FC1AEC" w14:paraId="45E3F368" w14:textId="77777777" w:rsidTr="007F75D5">
        <w:trPr>
          <w:trHeight w:val="335"/>
        </w:trPr>
        <w:tc>
          <w:tcPr>
            <w:tcW w:w="1166" w:type="dxa"/>
            <w:shd w:val="clear" w:color="auto" w:fill="D6615C" w:themeFill="accent1"/>
            <w:vAlign w:val="center"/>
          </w:tcPr>
          <w:p w14:paraId="7897B538" w14:textId="77777777" w:rsidR="04FC1AEC" w:rsidRDefault="04FC1AEC" w:rsidP="00850C74">
            <w:pPr>
              <w:ind w:left="0"/>
              <w:rPr>
                <w:b/>
                <w:bCs/>
                <w:color w:val="FFFFFF" w:themeColor="background1"/>
                <w:lang w:val="en-GB"/>
              </w:rPr>
            </w:pPr>
            <w:r w:rsidRPr="04FC1AEC">
              <w:rPr>
                <w:b/>
                <w:bCs/>
                <w:color w:val="FFFFFF" w:themeColor="background1"/>
                <w:lang w:val="en-GB"/>
              </w:rPr>
              <w:t>QFD</w:t>
            </w:r>
          </w:p>
        </w:tc>
        <w:tc>
          <w:tcPr>
            <w:tcW w:w="6775" w:type="dxa"/>
            <w:shd w:val="clear" w:color="auto" w:fill="F6DFDE" w:themeFill="accent1" w:themeFillTint="33"/>
            <w:vAlign w:val="center"/>
          </w:tcPr>
          <w:p w14:paraId="292BF323" w14:textId="5A60DCE6" w:rsidR="04FC1AEC" w:rsidRDefault="04FC1AEC"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4FC1AEC" w14:paraId="5986899B" w14:textId="77777777" w:rsidTr="007F75D5">
        <w:trPr>
          <w:trHeight w:val="335"/>
        </w:trPr>
        <w:tc>
          <w:tcPr>
            <w:tcW w:w="1166" w:type="dxa"/>
            <w:shd w:val="clear" w:color="auto" w:fill="D6615C" w:themeFill="accent1"/>
            <w:vAlign w:val="center"/>
          </w:tcPr>
          <w:p w14:paraId="3970C9E2" w14:textId="77777777" w:rsidR="04FC1AEC" w:rsidRDefault="04FC1AEC" w:rsidP="00850C74">
            <w:pPr>
              <w:ind w:left="0"/>
              <w:rPr>
                <w:b/>
                <w:bCs/>
                <w:color w:val="FFFFFF" w:themeColor="background1"/>
                <w:lang w:val="en-GB"/>
              </w:rPr>
            </w:pPr>
            <w:r w:rsidRPr="04FC1AEC">
              <w:rPr>
                <w:b/>
                <w:bCs/>
                <w:color w:val="FFFFFF" w:themeColor="background1"/>
                <w:lang w:val="en-GB"/>
              </w:rPr>
              <w:t>Priority</w:t>
            </w:r>
          </w:p>
        </w:tc>
        <w:tc>
          <w:tcPr>
            <w:tcW w:w="6775" w:type="dxa"/>
            <w:shd w:val="clear" w:color="auto" w:fill="F6DFDE" w:themeFill="accent1" w:themeFillTint="33"/>
            <w:vAlign w:val="center"/>
          </w:tcPr>
          <w:p w14:paraId="25D6E03D" w14:textId="77777777" w:rsidR="04FC1AEC" w:rsidRDefault="04FC1AEC" w:rsidP="00850C74">
            <w:pPr>
              <w:ind w:left="0"/>
              <w:rPr>
                <w:lang w:val="en-GB"/>
              </w:rPr>
            </w:pPr>
            <w:r w:rsidRPr="04FC1AEC">
              <w:rPr>
                <w:lang w:val="en-GB"/>
              </w:rPr>
              <w:t>High</w:t>
            </w:r>
          </w:p>
        </w:tc>
      </w:tr>
    </w:tbl>
    <w:p w14:paraId="6B08AC95" w14:textId="77777777" w:rsidR="007F75D5" w:rsidRDefault="007F75D5" w:rsidP="00ED02C5">
      <w:pPr>
        <w:ind w:left="720" w:firstLine="288"/>
        <w:rPr>
          <w:b/>
          <w:bCs/>
          <w:color w:val="D6615C" w:themeColor="accent1"/>
        </w:rPr>
      </w:pPr>
    </w:p>
    <w:p w14:paraId="7649CBA1" w14:textId="77777777" w:rsidR="007F75D5" w:rsidRDefault="007F75D5" w:rsidP="00ED02C5">
      <w:pPr>
        <w:ind w:left="720" w:firstLine="288"/>
        <w:rPr>
          <w:b/>
          <w:bCs/>
          <w:color w:val="D6615C" w:themeColor="accent1"/>
        </w:rPr>
      </w:pPr>
    </w:p>
    <w:p w14:paraId="11B01D4E" w14:textId="77777777" w:rsidR="2C4BD9A8" w:rsidRPr="007F75D5" w:rsidRDefault="2C4BD9A8"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21F20A85" w14:textId="5092940A" w:rsidR="00802005" w:rsidRDefault="0FA72050" w:rsidP="00760636">
      <w:pPr>
        <w:pStyle w:val="PargrafodaLista"/>
        <w:numPr>
          <w:ilvl w:val="0"/>
          <w:numId w:val="31"/>
        </w:numPr>
        <w:spacing w:after="0"/>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 xml:space="preserve">An </w:t>
      </w:r>
      <w:r w:rsidR="23225E8E" w:rsidRPr="38A72469">
        <w:rPr>
          <w:rFonts w:ascii="Trebuchet MS" w:eastAsia="Trebuchet MS" w:hAnsi="Trebuchet MS" w:cs="Trebuchet MS"/>
          <w:lang w:val="en-US"/>
        </w:rPr>
        <w:t>acto</w:t>
      </w:r>
      <w:r w:rsidRPr="38A72469">
        <w:rPr>
          <w:rFonts w:ascii="Trebuchet MS" w:eastAsia="Trebuchet MS" w:hAnsi="Trebuchet MS" w:cs="Trebuchet MS"/>
          <w:lang w:val="en-US"/>
        </w:rPr>
        <w:t xml:space="preserve">r </w:t>
      </w:r>
      <w:r w:rsidR="00802005">
        <w:rPr>
          <w:rFonts w:ascii="Trebuchet MS" w:eastAsia="Trebuchet MS" w:hAnsi="Trebuchet MS" w:cs="Trebuchet MS"/>
          <w:lang w:val="en-US"/>
        </w:rPr>
        <w:t>clicks on</w:t>
      </w:r>
      <w:r w:rsidRPr="007A4467">
        <w:rPr>
          <w:rFonts w:ascii="Trebuchet MS" w:eastAsia="Trebuchet MS" w:hAnsi="Trebuchet MS" w:cs="Trebuchet MS"/>
          <w:lang w:val="en-US"/>
        </w:rPr>
        <w:t xml:space="preserve"> "Register</w:t>
      </w:r>
      <w:r w:rsidR="00542EB2">
        <w:rPr>
          <w:rFonts w:ascii="Trebuchet MS" w:eastAsia="Trebuchet MS" w:hAnsi="Trebuchet MS" w:cs="Trebuchet MS"/>
          <w:lang w:val="en-US"/>
        </w:rPr>
        <w:t>”</w:t>
      </w:r>
      <w:r w:rsidR="00802005">
        <w:rPr>
          <w:rFonts w:ascii="Trebuchet MS" w:eastAsia="Trebuchet MS" w:hAnsi="Trebuchet MS" w:cs="Trebuchet MS"/>
          <w:lang w:val="en-US"/>
        </w:rPr>
        <w:t>.</w:t>
      </w:r>
    </w:p>
    <w:p w14:paraId="0908B3C9" w14:textId="0E5091AA" w:rsidR="00802005" w:rsidRDefault="00802005"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It chooses to either register in the app using an </w:t>
      </w:r>
      <w:r w:rsidR="008B5DB0">
        <w:rPr>
          <w:rFonts w:ascii="Trebuchet MS" w:eastAsia="Trebuchet MS" w:hAnsi="Trebuchet MS" w:cs="Trebuchet MS"/>
          <w:lang w:val="en-US"/>
        </w:rPr>
        <w:t>IAM</w:t>
      </w:r>
      <w:r>
        <w:rPr>
          <w:rFonts w:ascii="Trebuchet MS" w:eastAsia="Trebuchet MS" w:hAnsi="Trebuchet MS" w:cs="Trebuchet MS"/>
          <w:lang w:val="en-US"/>
        </w:rPr>
        <w:t xml:space="preserve"> or to create an application account directly.</w:t>
      </w:r>
    </w:p>
    <w:p w14:paraId="676A2EFF" w14:textId="6C7C2445" w:rsidR="00823B1A" w:rsidRDefault="009535D3"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If selecting an </w:t>
      </w:r>
      <w:r w:rsidR="008B5DB0">
        <w:rPr>
          <w:rFonts w:ascii="Trebuchet MS" w:eastAsia="Trebuchet MS" w:hAnsi="Trebuchet MS" w:cs="Trebuchet MS"/>
          <w:lang w:val="en-US"/>
        </w:rPr>
        <w:t>IAM</w:t>
      </w:r>
      <w:r w:rsidR="00BC055E">
        <w:rPr>
          <w:rFonts w:ascii="Trebuchet MS" w:eastAsia="Trebuchet MS" w:hAnsi="Trebuchet MS" w:cs="Trebuchet MS"/>
          <w:lang w:val="en-US"/>
        </w:rPr>
        <w:t xml:space="preserve">, the actor is </w:t>
      </w:r>
      <w:r w:rsidR="00D43014">
        <w:rPr>
          <w:rFonts w:ascii="Trebuchet MS" w:eastAsia="Trebuchet MS" w:hAnsi="Trebuchet MS" w:cs="Trebuchet MS"/>
          <w:lang w:val="en-US"/>
        </w:rPr>
        <w:t>first</w:t>
      </w:r>
      <w:r w:rsidR="00BC055E">
        <w:rPr>
          <w:rFonts w:ascii="Trebuchet MS" w:eastAsia="Trebuchet MS" w:hAnsi="Trebuchet MS" w:cs="Trebuchet MS"/>
          <w:lang w:val="en-US"/>
        </w:rPr>
        <w:t xml:space="preserve"> prompted to log in</w:t>
      </w:r>
      <w:r w:rsidR="009B14A9">
        <w:rPr>
          <w:rFonts w:ascii="Trebuchet MS" w:eastAsia="Trebuchet MS" w:hAnsi="Trebuchet MS" w:cs="Trebuchet MS"/>
          <w:lang w:val="en-US"/>
        </w:rPr>
        <w:t xml:space="preserve">to its </w:t>
      </w:r>
      <w:r w:rsidR="008B5DB0">
        <w:rPr>
          <w:rFonts w:ascii="Trebuchet MS" w:eastAsia="Trebuchet MS" w:hAnsi="Trebuchet MS" w:cs="Trebuchet MS"/>
          <w:lang w:val="en-US"/>
        </w:rPr>
        <w:t>IAM</w:t>
      </w:r>
      <w:r w:rsidR="009B14A9">
        <w:rPr>
          <w:rFonts w:ascii="Trebuchet MS" w:eastAsia="Trebuchet MS" w:hAnsi="Trebuchet MS" w:cs="Trebuchet MS"/>
          <w:lang w:val="en-US"/>
        </w:rPr>
        <w:t xml:space="preserve"> account</w:t>
      </w:r>
      <w:r w:rsidR="00713B76">
        <w:rPr>
          <w:rFonts w:ascii="Trebuchet MS" w:eastAsia="Trebuchet MS" w:hAnsi="Trebuchet MS" w:cs="Trebuchet MS"/>
          <w:lang w:val="en-US"/>
        </w:rPr>
        <w:t>.</w:t>
      </w:r>
    </w:p>
    <w:p w14:paraId="5611C83B" w14:textId="55C1FC93" w:rsidR="00FB2CB5" w:rsidRDefault="005A26DD"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If not,</w:t>
      </w:r>
      <w:r w:rsidR="00D43014">
        <w:rPr>
          <w:rFonts w:ascii="Trebuchet MS" w:eastAsia="Trebuchet MS" w:hAnsi="Trebuchet MS" w:cs="Trebuchet MS"/>
          <w:lang w:val="en-US"/>
        </w:rPr>
        <w:t xml:space="preserve"> th</w:t>
      </w:r>
      <w:r w:rsidR="00F71136">
        <w:rPr>
          <w:rFonts w:ascii="Trebuchet MS" w:eastAsia="Trebuchet MS" w:hAnsi="Trebuchet MS" w:cs="Trebuchet MS"/>
          <w:lang w:val="en-US"/>
        </w:rPr>
        <w:t xml:space="preserve">e actor is asked </w:t>
      </w:r>
      <w:r w:rsidR="008B5DB0">
        <w:rPr>
          <w:rFonts w:ascii="Trebuchet MS" w:eastAsia="Trebuchet MS" w:hAnsi="Trebuchet MS" w:cs="Trebuchet MS"/>
          <w:lang w:val="en-US"/>
        </w:rPr>
        <w:t>directly</w:t>
      </w:r>
      <w:r w:rsidR="00F71136">
        <w:rPr>
          <w:rFonts w:ascii="Trebuchet MS" w:eastAsia="Trebuchet MS" w:hAnsi="Trebuchet MS" w:cs="Trebuchet MS"/>
          <w:lang w:val="en-US"/>
        </w:rPr>
        <w:t xml:space="preserve"> to</w:t>
      </w:r>
      <w:r w:rsidR="00DF7589">
        <w:rPr>
          <w:rFonts w:ascii="Trebuchet MS" w:eastAsia="Trebuchet MS" w:hAnsi="Trebuchet MS" w:cs="Trebuchet MS"/>
          <w:lang w:val="en-US"/>
        </w:rPr>
        <w:t xml:space="preserve"> select the roles it intends to assume a specific AMAP</w:t>
      </w:r>
      <w:r w:rsidR="004B0E1F">
        <w:rPr>
          <w:rFonts w:ascii="Trebuchet MS" w:eastAsia="Trebuchet MS" w:hAnsi="Trebuchet MS" w:cs="Trebuchet MS"/>
          <w:lang w:val="en-US"/>
        </w:rPr>
        <w:t xml:space="preserve"> and</w:t>
      </w:r>
      <w:r w:rsidR="00793584">
        <w:rPr>
          <w:rFonts w:ascii="Trebuchet MS" w:eastAsia="Trebuchet MS" w:hAnsi="Trebuchet MS" w:cs="Trebuchet MS"/>
          <w:lang w:val="en-US"/>
        </w:rPr>
        <w:t xml:space="preserve"> to contact the AMAP</w:t>
      </w:r>
      <w:r w:rsidR="005151EB">
        <w:rPr>
          <w:rFonts w:ascii="Trebuchet MS" w:eastAsia="Trebuchet MS" w:hAnsi="Trebuchet MS" w:cs="Trebuchet MS"/>
          <w:lang w:val="en-US"/>
        </w:rPr>
        <w:t>,</w:t>
      </w:r>
      <w:r w:rsidR="00793584">
        <w:rPr>
          <w:rFonts w:ascii="Trebuchet MS" w:eastAsia="Trebuchet MS" w:hAnsi="Trebuchet MS" w:cs="Trebuchet MS"/>
          <w:lang w:val="en-US"/>
        </w:rPr>
        <w:t xml:space="preserve"> </w:t>
      </w:r>
      <w:r w:rsidR="003D0268">
        <w:rPr>
          <w:rFonts w:ascii="Trebuchet MS" w:eastAsia="Trebuchet MS" w:hAnsi="Trebuchet MS" w:cs="Trebuchet MS"/>
          <w:lang w:val="en-US"/>
        </w:rPr>
        <w:t>following</w:t>
      </w:r>
      <w:r w:rsidR="00792CB4">
        <w:rPr>
          <w:rFonts w:ascii="Trebuchet MS" w:eastAsia="Trebuchet MS" w:hAnsi="Trebuchet MS" w:cs="Trebuchet MS"/>
          <w:lang w:val="en-US"/>
        </w:rPr>
        <w:t xml:space="preserve"> the same</w:t>
      </w:r>
      <w:r w:rsidR="00FB2CB5">
        <w:rPr>
          <w:rFonts w:ascii="Trebuchet MS" w:eastAsia="Trebuchet MS" w:hAnsi="Trebuchet MS" w:cs="Trebuchet MS"/>
          <w:lang w:val="en-US"/>
        </w:rPr>
        <w:t xml:space="preserve"> </w:t>
      </w:r>
      <w:r w:rsidR="00C15ED0">
        <w:rPr>
          <w:rFonts w:ascii="Trebuchet MS" w:eastAsia="Trebuchet MS" w:hAnsi="Trebuchet MS" w:cs="Trebuchet MS"/>
          <w:lang w:val="en-US"/>
        </w:rPr>
        <w:t>role rules described</w:t>
      </w:r>
      <w:r w:rsidR="00FB2CB5">
        <w:rPr>
          <w:rFonts w:ascii="Trebuchet MS" w:eastAsia="Trebuchet MS" w:hAnsi="Trebuchet MS" w:cs="Trebuchet MS"/>
          <w:lang w:val="en-US"/>
        </w:rPr>
        <w:t xml:space="preserve"> in UC11 – Contact AMAP</w:t>
      </w:r>
      <w:r w:rsidR="005151EB">
        <w:rPr>
          <w:rFonts w:ascii="Trebuchet MS" w:eastAsia="Trebuchet MS" w:hAnsi="Trebuchet MS" w:cs="Trebuchet MS"/>
          <w:lang w:val="en-US"/>
        </w:rPr>
        <w:t>, before clicking on “Send”.</w:t>
      </w:r>
    </w:p>
    <w:p w14:paraId="2B0A86F8" w14:textId="3C77AC17" w:rsidR="2A70FF79" w:rsidRPr="007A4467" w:rsidRDefault="00BE44FA"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w:t>
      </w:r>
      <w:r w:rsidR="002B4546">
        <w:rPr>
          <w:rFonts w:ascii="Trebuchet MS" w:eastAsia="Trebuchet MS" w:hAnsi="Trebuchet MS" w:cs="Trebuchet MS"/>
          <w:lang w:val="en-US"/>
        </w:rPr>
        <w:t xml:space="preserve">f the </w:t>
      </w:r>
      <w:r w:rsidR="00C53CA1">
        <w:rPr>
          <w:rFonts w:ascii="Trebuchet MS" w:eastAsia="Trebuchet MS" w:hAnsi="Trebuchet MS" w:cs="Trebuchet MS"/>
          <w:lang w:val="en-US"/>
        </w:rPr>
        <w:t>application</w:t>
      </w:r>
      <w:r w:rsidR="002B4546">
        <w:rPr>
          <w:rFonts w:ascii="Trebuchet MS" w:eastAsia="Trebuchet MS" w:hAnsi="Trebuchet MS" w:cs="Trebuchet MS"/>
          <w:lang w:val="en-US"/>
        </w:rPr>
        <w:t xml:space="preserve"> is </w:t>
      </w:r>
      <w:r w:rsidR="00C53CA1">
        <w:rPr>
          <w:rFonts w:ascii="Trebuchet MS" w:eastAsia="Trebuchet MS" w:hAnsi="Trebuchet MS" w:cs="Trebuchet MS"/>
          <w:lang w:val="en-US"/>
        </w:rPr>
        <w:t>accepted</w:t>
      </w:r>
      <w:r w:rsidR="00916BDA">
        <w:rPr>
          <w:rFonts w:ascii="Trebuchet MS" w:eastAsia="Trebuchet MS" w:hAnsi="Trebuchet MS" w:cs="Trebuchet MS"/>
          <w:lang w:val="en-US"/>
        </w:rPr>
        <w:t>, the</w:t>
      </w:r>
      <w:r w:rsidR="0FA72050" w:rsidRPr="38A72469">
        <w:rPr>
          <w:rFonts w:ascii="Trebuchet MS" w:eastAsia="Trebuchet MS" w:hAnsi="Trebuchet MS" w:cs="Trebuchet MS"/>
          <w:lang w:val="en-US"/>
        </w:rPr>
        <w:t xml:space="preserve"> </w:t>
      </w:r>
      <w:r w:rsidR="001E3F08">
        <w:rPr>
          <w:rFonts w:ascii="Trebuchet MS" w:eastAsia="Trebuchet MS" w:hAnsi="Trebuchet MS" w:cs="Trebuchet MS"/>
          <w:lang w:val="en-US"/>
        </w:rPr>
        <w:t>system creates the</w:t>
      </w:r>
      <w:r w:rsidR="00916BDA">
        <w:rPr>
          <w:rFonts w:ascii="Trebuchet MS" w:eastAsia="Trebuchet MS" w:hAnsi="Trebuchet MS" w:cs="Trebuchet MS"/>
          <w:lang w:val="en-US"/>
        </w:rPr>
        <w:t xml:space="preserve"> </w:t>
      </w:r>
      <w:r w:rsidR="0FA72050" w:rsidRPr="38A72469">
        <w:rPr>
          <w:rFonts w:ascii="Trebuchet MS" w:eastAsia="Trebuchet MS" w:hAnsi="Trebuchet MS" w:cs="Trebuchet MS"/>
          <w:lang w:val="en-US"/>
        </w:rPr>
        <w:t xml:space="preserve">account </w:t>
      </w:r>
      <w:r w:rsidR="00916BDA">
        <w:rPr>
          <w:rFonts w:ascii="Trebuchet MS" w:eastAsia="Trebuchet MS" w:hAnsi="Trebuchet MS" w:cs="Trebuchet MS"/>
          <w:lang w:val="en-US"/>
        </w:rPr>
        <w:t>and the actor is notified</w:t>
      </w:r>
      <w:r w:rsidR="0FA72050" w:rsidRPr="38A72469">
        <w:rPr>
          <w:rFonts w:ascii="Trebuchet MS" w:eastAsia="Trebuchet MS" w:hAnsi="Trebuchet MS" w:cs="Trebuchet MS"/>
          <w:lang w:val="en-US"/>
        </w:rPr>
        <w:t>.</w:t>
      </w:r>
    </w:p>
    <w:p w14:paraId="607676D3" w14:textId="0489B8F8" w:rsidR="00C45154" w:rsidRDefault="184B118D" w:rsidP="00760636">
      <w:pPr>
        <w:pStyle w:val="PargrafodaLista"/>
        <w:numPr>
          <w:ilvl w:val="0"/>
          <w:numId w:val="31"/>
        </w:numPr>
        <w:spacing w:after="0"/>
        <w:ind w:left="720" w:firstLine="288"/>
        <w:jc w:val="both"/>
        <w:rPr>
          <w:rFonts w:ascii="Trebuchet MS" w:eastAsia="Trebuchet MS" w:hAnsi="Trebuchet MS" w:cs="Trebuchet MS"/>
          <w:lang w:val="en-US"/>
        </w:rPr>
      </w:pPr>
      <w:r w:rsidRPr="002B1E8E">
        <w:rPr>
          <w:rFonts w:ascii="Trebuchet MS" w:eastAsia="Trebuchet MS" w:hAnsi="Trebuchet MS" w:cs="Trebuchet MS"/>
          <w:lang w:val="en-US"/>
        </w:rPr>
        <w:t>An a</w:t>
      </w:r>
      <w:r w:rsidR="06E7BD00" w:rsidRPr="002B1E8E">
        <w:rPr>
          <w:rFonts w:ascii="Trebuchet MS" w:eastAsia="Trebuchet MS" w:hAnsi="Trebuchet MS" w:cs="Trebuchet MS"/>
          <w:lang w:val="en-US"/>
        </w:rPr>
        <w:t xml:space="preserve">ctor </w:t>
      </w:r>
      <w:r w:rsidR="2E0B8947" w:rsidRPr="002B1E8E">
        <w:rPr>
          <w:rFonts w:ascii="Trebuchet MS" w:eastAsia="Trebuchet MS" w:hAnsi="Trebuchet MS" w:cs="Trebuchet MS"/>
          <w:lang w:val="en-US"/>
        </w:rPr>
        <w:t>(Producer, Co-Producer)</w:t>
      </w:r>
      <w:r>
        <w:rPr>
          <w:rFonts w:ascii="Trebuchet MS" w:eastAsia="Trebuchet MS" w:hAnsi="Trebuchet MS" w:cs="Trebuchet MS"/>
          <w:lang w:val="en-US"/>
        </w:rPr>
        <w:t xml:space="preserve"> </w:t>
      </w:r>
      <w:r w:rsidR="006C08F6">
        <w:rPr>
          <w:rFonts w:ascii="Trebuchet MS" w:eastAsia="Trebuchet MS" w:hAnsi="Trebuchet MS" w:cs="Trebuchet MS"/>
          <w:lang w:val="en-US"/>
        </w:rPr>
        <w:t>logs in and clicks on “</w:t>
      </w:r>
      <w:r w:rsidR="006A4FC1">
        <w:rPr>
          <w:rFonts w:ascii="Trebuchet MS" w:eastAsia="Trebuchet MS" w:hAnsi="Trebuchet MS" w:cs="Trebuchet MS"/>
          <w:lang w:val="en-US"/>
        </w:rPr>
        <w:t>Change Roles</w:t>
      </w:r>
      <w:r w:rsidR="006C08F6">
        <w:rPr>
          <w:rFonts w:ascii="Trebuchet MS" w:eastAsia="Trebuchet MS" w:hAnsi="Trebuchet MS" w:cs="Trebuchet MS"/>
          <w:lang w:val="en-US"/>
        </w:rPr>
        <w:t>”</w:t>
      </w:r>
      <w:r w:rsidR="003C1CB2">
        <w:rPr>
          <w:rFonts w:ascii="Trebuchet MS" w:eastAsia="Trebuchet MS" w:hAnsi="Trebuchet MS" w:cs="Trebuchet MS"/>
          <w:lang w:val="en-US"/>
        </w:rPr>
        <w:t xml:space="preserve"> </w:t>
      </w:r>
      <w:r w:rsidR="002D4E82">
        <w:rPr>
          <w:rFonts w:ascii="Trebuchet MS" w:eastAsia="Trebuchet MS" w:hAnsi="Trebuchet MS" w:cs="Trebuchet MS"/>
          <w:lang w:val="en-US"/>
        </w:rPr>
        <w:t xml:space="preserve">to edit </w:t>
      </w:r>
      <w:r w:rsidR="003C1CB2">
        <w:rPr>
          <w:rFonts w:ascii="Trebuchet MS" w:eastAsia="Trebuchet MS" w:hAnsi="Trebuchet MS" w:cs="Trebuchet MS"/>
          <w:lang w:val="en-US"/>
        </w:rPr>
        <w:t>its</w:t>
      </w:r>
      <w:r w:rsidR="1C030940" w:rsidRPr="002B1E8E">
        <w:rPr>
          <w:rFonts w:ascii="Trebuchet MS" w:eastAsia="Trebuchet MS" w:hAnsi="Trebuchet MS" w:cs="Trebuchet MS"/>
          <w:lang w:val="en-US"/>
        </w:rPr>
        <w:t xml:space="preserve"> roles within an AMAP</w:t>
      </w:r>
      <w:r w:rsidR="00C45154">
        <w:rPr>
          <w:rFonts w:ascii="Trebuchet MS" w:eastAsia="Trebuchet MS" w:hAnsi="Trebuchet MS" w:cs="Trebuchet MS"/>
          <w:lang w:val="en-US"/>
        </w:rPr>
        <w:t>.</w:t>
      </w:r>
    </w:p>
    <w:p w14:paraId="13BB8970" w14:textId="35494693" w:rsidR="00B56D78" w:rsidRDefault="006F4838"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After editing its roles </w:t>
      </w:r>
      <w:r w:rsidR="005E378F">
        <w:rPr>
          <w:rFonts w:ascii="Trebuchet MS" w:eastAsia="Trebuchet MS" w:hAnsi="Trebuchet MS" w:cs="Trebuchet MS"/>
          <w:lang w:val="en-US"/>
        </w:rPr>
        <w:t xml:space="preserve">and </w:t>
      </w:r>
      <w:proofErr w:type="gramStart"/>
      <w:r w:rsidR="005E378F">
        <w:rPr>
          <w:rFonts w:ascii="Trebuchet MS" w:eastAsia="Trebuchet MS" w:hAnsi="Trebuchet MS" w:cs="Trebuchet MS"/>
          <w:lang w:val="en-US"/>
        </w:rPr>
        <w:t>filling</w:t>
      </w:r>
      <w:proofErr w:type="gramEnd"/>
      <w:r w:rsidR="005E378F">
        <w:rPr>
          <w:rFonts w:ascii="Trebuchet MS" w:eastAsia="Trebuchet MS" w:hAnsi="Trebuchet MS" w:cs="Trebuchet MS"/>
          <w:lang w:val="en-US"/>
        </w:rPr>
        <w:t xml:space="preserve"> the req</w:t>
      </w:r>
      <w:r w:rsidR="0044434B">
        <w:rPr>
          <w:rFonts w:ascii="Trebuchet MS" w:eastAsia="Trebuchet MS" w:hAnsi="Trebuchet MS" w:cs="Trebuchet MS"/>
          <w:lang w:val="en-US"/>
        </w:rPr>
        <w:t xml:space="preserve">uired information </w:t>
      </w:r>
      <w:r w:rsidR="00740F86">
        <w:rPr>
          <w:rFonts w:ascii="Trebuchet MS" w:eastAsia="Trebuchet MS" w:hAnsi="Trebuchet MS" w:cs="Trebuchet MS"/>
          <w:lang w:val="en-US"/>
        </w:rPr>
        <w:t>following the same role rules described</w:t>
      </w:r>
      <w:r w:rsidR="00524D2F">
        <w:rPr>
          <w:rFonts w:ascii="Trebuchet MS" w:eastAsia="Trebuchet MS" w:hAnsi="Trebuchet MS" w:cs="Trebuchet MS"/>
          <w:lang w:val="en-US"/>
        </w:rPr>
        <w:t xml:space="preserve"> in UC11 – Contact AMAP</w:t>
      </w:r>
      <w:r w:rsidR="00740F86">
        <w:rPr>
          <w:rFonts w:ascii="Trebuchet MS" w:eastAsia="Trebuchet MS" w:hAnsi="Trebuchet MS" w:cs="Trebuchet MS"/>
          <w:lang w:val="en-US"/>
        </w:rPr>
        <w:t>, before clicking on “</w:t>
      </w:r>
      <w:r w:rsidR="006A4FC1">
        <w:rPr>
          <w:rFonts w:ascii="Trebuchet MS" w:eastAsia="Trebuchet MS" w:hAnsi="Trebuchet MS" w:cs="Trebuchet MS"/>
          <w:lang w:val="en-US"/>
        </w:rPr>
        <w:t>Send Request</w:t>
      </w:r>
      <w:r w:rsidR="00740F86">
        <w:rPr>
          <w:rFonts w:ascii="Trebuchet MS" w:eastAsia="Trebuchet MS" w:hAnsi="Trebuchet MS" w:cs="Trebuchet MS"/>
          <w:lang w:val="en-US"/>
        </w:rPr>
        <w:t>”.</w:t>
      </w:r>
    </w:p>
    <w:p w14:paraId="7E5601B3" w14:textId="28005A0B" w:rsidR="00D317E1" w:rsidRPr="00740F86" w:rsidRDefault="00D317E1" w:rsidP="00760636">
      <w:pPr>
        <w:pStyle w:val="PargrafodaLista"/>
        <w:numPr>
          <w:ilvl w:val="0"/>
          <w:numId w:val="31"/>
        </w:numPr>
        <w:spacing w:after="0"/>
        <w:ind w:left="720" w:firstLine="288"/>
        <w:jc w:val="both"/>
        <w:rPr>
          <w:rFonts w:ascii="Trebuchet MS" w:eastAsia="Trebuchet MS" w:hAnsi="Trebuchet MS" w:cs="Trebuchet MS"/>
          <w:lang w:val="en-US"/>
        </w:rPr>
      </w:pPr>
      <w:r w:rsidRPr="007C0371">
        <w:rPr>
          <w:rFonts w:ascii="Trebuchet MS" w:eastAsia="Trebuchet MS" w:hAnsi="Trebuchet MS" w:cs="Trebuchet MS"/>
          <w:lang w:val="en-US"/>
        </w:rPr>
        <w:t xml:space="preserve">If the </w:t>
      </w:r>
      <w:r w:rsidR="00B55119">
        <w:rPr>
          <w:rFonts w:ascii="Trebuchet MS" w:eastAsia="Trebuchet MS" w:hAnsi="Trebuchet MS" w:cs="Trebuchet MS"/>
          <w:lang w:val="en-US"/>
        </w:rPr>
        <w:t>request</w:t>
      </w:r>
      <w:r w:rsidRPr="007C0371">
        <w:rPr>
          <w:rFonts w:ascii="Trebuchet MS" w:eastAsia="Trebuchet MS" w:hAnsi="Trebuchet MS" w:cs="Trebuchet MS"/>
          <w:lang w:val="en-US"/>
        </w:rPr>
        <w:t xml:space="preserve"> is accepted, the system </w:t>
      </w:r>
      <w:r w:rsidR="00B55119">
        <w:rPr>
          <w:rFonts w:ascii="Trebuchet MS" w:eastAsia="Trebuchet MS" w:hAnsi="Trebuchet MS" w:cs="Trebuchet MS"/>
          <w:lang w:val="en-US"/>
        </w:rPr>
        <w:t>updates</w:t>
      </w:r>
      <w:r w:rsidRPr="007C0371">
        <w:rPr>
          <w:rFonts w:ascii="Trebuchet MS" w:eastAsia="Trebuchet MS" w:hAnsi="Trebuchet MS" w:cs="Trebuchet MS"/>
          <w:lang w:val="en-US"/>
        </w:rPr>
        <w:t xml:space="preserve"> the account and the actor is notified.</w:t>
      </w:r>
    </w:p>
    <w:p w14:paraId="5931BF78" w14:textId="18F7B370" w:rsidR="7EBAD1A0" w:rsidRPr="005B0153" w:rsidRDefault="6F7E8B95" w:rsidP="00760636">
      <w:pPr>
        <w:pStyle w:val="PargrafodaLista"/>
        <w:numPr>
          <w:ilvl w:val="0"/>
          <w:numId w:val="31"/>
        </w:numPr>
        <w:spacing w:after="0"/>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lastRenderedPageBreak/>
        <w:t xml:space="preserve">An </w:t>
      </w:r>
      <w:r w:rsidR="5FB75705" w:rsidRPr="38A72469">
        <w:rPr>
          <w:rFonts w:ascii="Trebuchet MS" w:eastAsia="Trebuchet MS" w:hAnsi="Trebuchet MS" w:cs="Trebuchet MS"/>
          <w:lang w:val="en-US"/>
        </w:rPr>
        <w:t>actor</w:t>
      </w:r>
      <w:r w:rsidR="74AACA8B" w:rsidRPr="38A72469">
        <w:rPr>
          <w:rFonts w:ascii="Trebuchet MS" w:eastAsia="Trebuchet MS" w:hAnsi="Trebuchet MS" w:cs="Trebuchet MS"/>
          <w:lang w:val="en-US"/>
        </w:rPr>
        <w:t xml:space="preserve"> </w:t>
      </w:r>
      <w:r w:rsidR="74AACA8B" w:rsidRPr="005B0153">
        <w:rPr>
          <w:rFonts w:ascii="Trebuchet MS" w:eastAsia="Trebuchet MS" w:hAnsi="Trebuchet MS" w:cs="Trebuchet MS"/>
          <w:lang w:val="en-US"/>
        </w:rPr>
        <w:t>(Producer, Co-Producer)</w:t>
      </w:r>
      <w:r w:rsidRPr="38A72469">
        <w:rPr>
          <w:rFonts w:ascii="Trebuchet MS" w:eastAsia="Trebuchet MS" w:hAnsi="Trebuchet MS" w:cs="Trebuchet MS"/>
          <w:lang w:val="en-US"/>
        </w:rPr>
        <w:t xml:space="preserve"> </w:t>
      </w:r>
      <w:r w:rsidRPr="005B0153">
        <w:rPr>
          <w:rFonts w:ascii="Trebuchet MS" w:eastAsia="Trebuchet MS" w:hAnsi="Trebuchet MS" w:cs="Trebuchet MS"/>
          <w:lang w:val="en-US"/>
        </w:rPr>
        <w:t>submits incomplete or incorrect information</w:t>
      </w:r>
      <w:r w:rsidR="0082398F" w:rsidRPr="005B0153">
        <w:rPr>
          <w:rFonts w:ascii="Trebuchet MS" w:eastAsia="Trebuchet MS" w:hAnsi="Trebuchet MS" w:cs="Trebuchet MS"/>
          <w:lang w:val="en-US"/>
        </w:rPr>
        <w:t>,</w:t>
      </w:r>
      <w:r w:rsidR="005B0153">
        <w:rPr>
          <w:rFonts w:ascii="Trebuchet MS" w:eastAsia="Trebuchet MS" w:hAnsi="Trebuchet MS" w:cs="Trebuchet MS"/>
          <w:lang w:val="en-US"/>
        </w:rPr>
        <w:t xml:space="preserve"> and t</w:t>
      </w:r>
      <w:r w:rsidR="0DB8B2F5" w:rsidRPr="005B0153">
        <w:rPr>
          <w:rFonts w:ascii="Trebuchet MS" w:eastAsia="Trebuchet MS" w:hAnsi="Trebuchet MS" w:cs="Trebuchet MS"/>
          <w:lang w:val="en-US"/>
        </w:rPr>
        <w:t>he system displays an error message and prompts the user to complete all required fields with valid information.</w:t>
      </w:r>
    </w:p>
    <w:p w14:paraId="17816A4A" w14:textId="77777777" w:rsidR="007F75D5" w:rsidRPr="006D7D68" w:rsidRDefault="007F75D5" w:rsidP="00ED02C5">
      <w:pPr>
        <w:ind w:left="720" w:firstLine="288"/>
        <w:rPr>
          <w:b/>
          <w:bCs/>
          <w:color w:val="D6615C" w:themeColor="accent1"/>
          <w:lang w:val="en-GB"/>
        </w:rPr>
      </w:pPr>
    </w:p>
    <w:p w14:paraId="69EBD527" w14:textId="77777777" w:rsidR="2C4BD9A8" w:rsidRPr="003C4277" w:rsidRDefault="2C4BD9A8" w:rsidP="00ED02C5">
      <w:pPr>
        <w:ind w:left="720" w:firstLine="288"/>
        <w:rPr>
          <w:b/>
          <w:color w:val="D6615C" w:themeColor="accent1"/>
          <w:lang w:val="en-GB"/>
        </w:rPr>
      </w:pPr>
      <w:r w:rsidRPr="003C4277">
        <w:rPr>
          <w:b/>
          <w:color w:val="D6615C" w:themeColor="accent1"/>
          <w:lang w:val="en-GB"/>
        </w:rPr>
        <w:t>Functional Requirements</w:t>
      </w:r>
    </w:p>
    <w:p w14:paraId="79BFD926" w14:textId="5E0047F1" w:rsidR="2C4BD9A8" w:rsidRPr="00C77FA0" w:rsidRDefault="2C4BD9A8" w:rsidP="00ED02C5">
      <w:pPr>
        <w:ind w:left="720" w:firstLine="288"/>
        <w:jc w:val="both"/>
        <w:rPr>
          <w:rFonts w:ascii="Trebuchet MS" w:eastAsia="Trebuchet MS" w:hAnsi="Trebuchet MS" w:cs="Trebuchet MS"/>
          <w:lang w:val="en-US"/>
        </w:rPr>
      </w:pPr>
      <w:r w:rsidRPr="00DD6360">
        <w:rPr>
          <w:rFonts w:ascii="Trebuchet MS" w:eastAsia="Trebuchet MS" w:hAnsi="Trebuchet MS" w:cs="Trebuchet MS"/>
          <w:b/>
          <w:lang w:val="en-US"/>
        </w:rPr>
        <w:t>REQ-</w:t>
      </w:r>
      <w:r w:rsidR="00DD6360" w:rsidRPr="00DD6360">
        <w:rPr>
          <w:rFonts w:ascii="Trebuchet MS" w:eastAsia="Trebuchet MS" w:hAnsi="Trebuchet MS" w:cs="Trebuchet MS"/>
          <w:b/>
          <w:lang w:val="en-US"/>
        </w:rPr>
        <w:t>1</w:t>
      </w:r>
      <w:r w:rsidR="00850C74">
        <w:rPr>
          <w:rFonts w:ascii="Trebuchet MS" w:eastAsia="Trebuchet MS" w:hAnsi="Trebuchet MS" w:cs="Trebuchet MS"/>
          <w:b/>
          <w:lang w:val="en-US"/>
        </w:rPr>
        <w:t>2</w:t>
      </w:r>
      <w:r w:rsidRPr="00DD6360">
        <w:rPr>
          <w:rFonts w:ascii="Trebuchet MS" w:eastAsia="Trebuchet MS" w:hAnsi="Trebuchet MS" w:cs="Trebuchet MS"/>
          <w:b/>
          <w:lang w:val="en-US"/>
        </w:rPr>
        <w:t>:</w:t>
      </w:r>
      <w:r w:rsidRPr="00C77FA0">
        <w:rPr>
          <w:rFonts w:ascii="Trebuchet MS" w:eastAsia="Trebuchet MS" w:hAnsi="Trebuchet MS" w:cs="Trebuchet MS"/>
          <w:lang w:val="en-US"/>
        </w:rPr>
        <w:t xml:space="preserve"> </w:t>
      </w:r>
      <w:r w:rsidR="7C2A61B0" w:rsidRPr="00C77FA0">
        <w:rPr>
          <w:rFonts w:ascii="Trebuchet MS" w:eastAsia="Trebuchet MS" w:hAnsi="Trebuchet MS" w:cs="Trebuchet MS"/>
          <w:lang w:val="en-US"/>
        </w:rPr>
        <w:t>Create a new user account</w:t>
      </w:r>
    </w:p>
    <w:p w14:paraId="65BE1D55" w14:textId="3F03C78A" w:rsidR="2C4BD9A8" w:rsidRPr="00C77FA0" w:rsidRDefault="2C4BD9A8" w:rsidP="00ED02C5">
      <w:pPr>
        <w:ind w:left="720" w:firstLine="288"/>
        <w:jc w:val="both"/>
        <w:rPr>
          <w:rFonts w:ascii="Trebuchet MS" w:eastAsia="Trebuchet MS" w:hAnsi="Trebuchet MS" w:cs="Trebuchet MS"/>
          <w:lang w:val="en-US"/>
        </w:rPr>
      </w:pPr>
      <w:r w:rsidRPr="00DD6360">
        <w:rPr>
          <w:rFonts w:ascii="Trebuchet MS" w:eastAsia="Trebuchet MS" w:hAnsi="Trebuchet MS" w:cs="Trebuchet MS"/>
          <w:b/>
          <w:lang w:val="en-US"/>
        </w:rPr>
        <w:t>REQ-</w:t>
      </w:r>
      <w:r w:rsidR="004E7AEF" w:rsidRPr="00DD6360">
        <w:rPr>
          <w:rFonts w:ascii="Trebuchet MS" w:eastAsia="Trebuchet MS" w:hAnsi="Trebuchet MS" w:cs="Trebuchet MS"/>
          <w:b/>
          <w:lang w:val="en-US"/>
        </w:rPr>
        <w:t>1</w:t>
      </w:r>
      <w:r w:rsidR="00850C74">
        <w:rPr>
          <w:rFonts w:ascii="Trebuchet MS" w:eastAsia="Trebuchet MS" w:hAnsi="Trebuchet MS" w:cs="Trebuchet MS"/>
          <w:b/>
          <w:lang w:val="en-US"/>
        </w:rPr>
        <w:t>3</w:t>
      </w:r>
      <w:r w:rsidRPr="00DD6360">
        <w:rPr>
          <w:rFonts w:ascii="Trebuchet MS" w:eastAsia="Trebuchet MS" w:hAnsi="Trebuchet MS" w:cs="Trebuchet MS"/>
          <w:b/>
          <w:lang w:val="en-US"/>
        </w:rPr>
        <w:t>:</w:t>
      </w:r>
      <w:r w:rsidR="1D6ABBDC" w:rsidRPr="00C77FA0">
        <w:rPr>
          <w:rFonts w:ascii="Trebuchet MS" w:eastAsia="Trebuchet MS" w:hAnsi="Trebuchet MS" w:cs="Trebuchet MS"/>
          <w:lang w:val="en-US"/>
        </w:rPr>
        <w:t xml:space="preserve"> Allow users to register in multiple AMAPs under a single account.</w:t>
      </w:r>
    </w:p>
    <w:p w14:paraId="5BC5B1B1" w14:textId="2D71CA73" w:rsidR="2C4BD9A8" w:rsidRPr="00C77FA0" w:rsidRDefault="2C4BD9A8" w:rsidP="00ED02C5">
      <w:pPr>
        <w:ind w:left="720" w:firstLine="288"/>
        <w:jc w:val="both"/>
        <w:rPr>
          <w:rFonts w:ascii="Trebuchet MS" w:eastAsia="Trebuchet MS" w:hAnsi="Trebuchet MS" w:cs="Trebuchet MS"/>
          <w:lang w:val="en-US"/>
        </w:rPr>
      </w:pPr>
      <w:r w:rsidRPr="00DD6360">
        <w:rPr>
          <w:rFonts w:ascii="Trebuchet MS" w:eastAsia="Trebuchet MS" w:hAnsi="Trebuchet MS" w:cs="Trebuchet MS"/>
          <w:b/>
          <w:lang w:val="en-US"/>
        </w:rPr>
        <w:t>REQ-</w:t>
      </w:r>
      <w:r w:rsidR="004E7AEF" w:rsidRPr="00DD6360">
        <w:rPr>
          <w:rFonts w:ascii="Trebuchet MS" w:eastAsia="Trebuchet MS" w:hAnsi="Trebuchet MS" w:cs="Trebuchet MS"/>
          <w:b/>
          <w:lang w:val="en-US"/>
        </w:rPr>
        <w:t>1</w:t>
      </w:r>
      <w:r w:rsidR="00850C74">
        <w:rPr>
          <w:rFonts w:ascii="Trebuchet MS" w:eastAsia="Trebuchet MS" w:hAnsi="Trebuchet MS" w:cs="Trebuchet MS"/>
          <w:b/>
          <w:lang w:val="en-US"/>
        </w:rPr>
        <w:t>4</w:t>
      </w:r>
      <w:r w:rsidRPr="00DD6360">
        <w:rPr>
          <w:rFonts w:ascii="Trebuchet MS" w:eastAsia="Trebuchet MS" w:hAnsi="Trebuchet MS" w:cs="Trebuchet MS"/>
          <w:b/>
          <w:lang w:val="en-US"/>
        </w:rPr>
        <w:t>:</w:t>
      </w:r>
      <w:r w:rsidR="52E31145" w:rsidRPr="00DD6360">
        <w:rPr>
          <w:rFonts w:ascii="Trebuchet MS" w:eastAsia="Trebuchet MS" w:hAnsi="Trebuchet MS" w:cs="Trebuchet MS"/>
          <w:b/>
          <w:lang w:val="en-US"/>
        </w:rPr>
        <w:t xml:space="preserve"> </w:t>
      </w:r>
      <w:r w:rsidR="52E31145" w:rsidRPr="00C77FA0">
        <w:rPr>
          <w:rFonts w:ascii="Trebuchet MS" w:eastAsia="Trebuchet MS" w:hAnsi="Trebuchet MS" w:cs="Trebuchet MS"/>
          <w:lang w:val="en-US"/>
        </w:rPr>
        <w:t>Enable users to select and assign multiple roles within each AMAP</w:t>
      </w:r>
      <w:r w:rsidR="00422F15">
        <w:rPr>
          <w:rFonts w:ascii="Trebuchet MS" w:eastAsia="Trebuchet MS" w:hAnsi="Trebuchet MS" w:cs="Trebuchet MS"/>
          <w:lang w:val="en-US"/>
        </w:rPr>
        <w:t>.</w:t>
      </w:r>
    </w:p>
    <w:p w14:paraId="2ADDBC9E" w14:textId="490D65A9" w:rsidR="299A1EA9" w:rsidRPr="00874B72" w:rsidRDefault="299A1EA9" w:rsidP="00760636">
      <w:pPr>
        <w:pStyle w:val="estilousecases"/>
        <w:numPr>
          <w:ilvl w:val="1"/>
          <w:numId w:val="40"/>
        </w:numPr>
        <w:ind w:left="720" w:firstLine="288"/>
        <w:rPr>
          <w:lang w:val="en-GB"/>
        </w:rPr>
      </w:pPr>
      <w:bookmarkStart w:id="30" w:name="_Toc182172847"/>
      <w:r w:rsidRPr="00EF15D6">
        <w:rPr>
          <w:lang w:val="en-US"/>
        </w:rPr>
        <w:t>S</w:t>
      </w:r>
      <w:r w:rsidR="00756F26" w:rsidRPr="00EF15D6">
        <w:rPr>
          <w:lang w:val="en-US"/>
        </w:rPr>
        <w:t>end Notifications (UC 1</w:t>
      </w:r>
      <w:r w:rsidR="005B1335">
        <w:rPr>
          <w:lang w:val="en-US"/>
        </w:rPr>
        <w:t>3</w:t>
      </w:r>
      <w:r w:rsidR="00756F26" w:rsidRPr="00EF15D6">
        <w:rPr>
          <w:lang w:val="en-US"/>
        </w:rPr>
        <w:t>)</w:t>
      </w:r>
      <w:bookmarkEnd w:id="30"/>
    </w:p>
    <w:p w14:paraId="6344E905" w14:textId="77777777" w:rsidR="007F75D5" w:rsidRDefault="007F75D5" w:rsidP="00ED02C5">
      <w:pPr>
        <w:ind w:left="720" w:firstLine="288"/>
        <w:rPr>
          <w:b/>
          <w:bCs/>
          <w:color w:val="D6615C" w:themeColor="accent1"/>
          <w:lang w:val="en-US"/>
        </w:rPr>
      </w:pPr>
    </w:p>
    <w:p w14:paraId="16CC8700" w14:textId="77777777" w:rsidR="00756F26" w:rsidRPr="007F75D5" w:rsidRDefault="00756F26" w:rsidP="00ED02C5">
      <w:pPr>
        <w:ind w:left="720" w:firstLine="288"/>
        <w:rPr>
          <w:b/>
          <w:color w:val="D6615C" w:themeColor="accent1"/>
          <w:lang w:val="en-US"/>
        </w:rPr>
      </w:pPr>
      <w:r w:rsidRPr="007F75D5">
        <w:rPr>
          <w:b/>
          <w:color w:val="D6615C" w:themeColor="accent1"/>
          <w:lang w:val="en-US"/>
        </w:rPr>
        <w:t>Description</w:t>
      </w:r>
    </w:p>
    <w:p w14:paraId="19D4E11B" w14:textId="7973965E" w:rsidR="00756F26" w:rsidRDefault="00237147" w:rsidP="00ED02C5">
      <w:pPr>
        <w:ind w:left="720" w:firstLine="288"/>
        <w:jc w:val="both"/>
        <w:rPr>
          <w:lang w:val="en-US"/>
        </w:rPr>
      </w:pPr>
      <w:r w:rsidRPr="00237147">
        <w:rPr>
          <w:lang w:val="en-US"/>
        </w:rPr>
        <w:t>The system autonomously sends notifications to relevant users (</w:t>
      </w:r>
      <w:r w:rsidR="00691262" w:rsidRPr="00691262">
        <w:rPr>
          <w:lang w:val="en-US"/>
        </w:rPr>
        <w:t>e.g.,</w:t>
      </w:r>
      <w:r w:rsidRPr="00237147">
        <w:rPr>
          <w:lang w:val="en-US"/>
        </w:rPr>
        <w:t xml:space="preserve"> producers, co-producers, and AMAP administrators) </w:t>
      </w:r>
      <w:r w:rsidR="00691262" w:rsidRPr="00691262">
        <w:rPr>
          <w:lang w:val="en-US"/>
        </w:rPr>
        <w:t>in response to</w:t>
      </w:r>
      <w:r w:rsidRPr="00237147">
        <w:rPr>
          <w:lang w:val="en-US"/>
        </w:rPr>
        <w:t xml:space="preserve"> key actions or events within the application. Notifications ensure that all stakeholders </w:t>
      </w:r>
      <w:r w:rsidR="00691262" w:rsidRPr="00691262">
        <w:rPr>
          <w:lang w:val="en-US"/>
        </w:rPr>
        <w:t>remain</w:t>
      </w:r>
      <w:r w:rsidRPr="00237147">
        <w:rPr>
          <w:lang w:val="en-US"/>
        </w:rPr>
        <w:t xml:space="preserve"> informed of </w:t>
      </w:r>
      <w:r w:rsidR="00691262" w:rsidRPr="00691262">
        <w:rPr>
          <w:lang w:val="en-US"/>
        </w:rPr>
        <w:t>important updates, facilitating</w:t>
      </w:r>
      <w:r w:rsidRPr="00237147">
        <w:rPr>
          <w:lang w:val="en-US"/>
        </w:rPr>
        <w:t xml:space="preserve"> timely </w:t>
      </w:r>
      <w:r w:rsidR="00691262" w:rsidRPr="00691262">
        <w:rPr>
          <w:lang w:val="en-US"/>
        </w:rPr>
        <w:t>decision-making</w:t>
      </w:r>
      <w:r w:rsidRPr="00237147">
        <w:rPr>
          <w:lang w:val="en-US"/>
        </w:rPr>
        <w:t xml:space="preserve"> and </w:t>
      </w:r>
      <w:r w:rsidR="00691262" w:rsidRPr="00691262">
        <w:rPr>
          <w:lang w:val="en-US"/>
        </w:rPr>
        <w:t>coordinated actions</w:t>
      </w:r>
      <w:r w:rsidRPr="00237147">
        <w:rPr>
          <w:lang w:val="en-US"/>
        </w:rPr>
        <w:t>.</w:t>
      </w:r>
    </w:p>
    <w:p w14:paraId="70B3CD53" w14:textId="77777777" w:rsidR="007F75D5" w:rsidRDefault="007F75D5" w:rsidP="00ED02C5">
      <w:pPr>
        <w:ind w:left="720" w:firstLine="288"/>
        <w:jc w:val="both"/>
        <w:rPr>
          <w:lang w:val="en-US"/>
        </w:rPr>
      </w:pPr>
    </w:p>
    <w:tbl>
      <w:tblPr>
        <w:tblW w:w="7898"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700"/>
      </w:tblGrid>
      <w:tr w:rsidR="00F354C2" w14:paraId="4DA6737B" w14:textId="77777777" w:rsidTr="007F75D5">
        <w:trPr>
          <w:trHeight w:val="335"/>
        </w:trPr>
        <w:tc>
          <w:tcPr>
            <w:tcW w:w="1198" w:type="dxa"/>
            <w:shd w:val="clear" w:color="auto" w:fill="D6615C" w:themeFill="accent1"/>
            <w:vAlign w:val="center"/>
          </w:tcPr>
          <w:p w14:paraId="4F51B9C0" w14:textId="77777777" w:rsidR="00F354C2" w:rsidRDefault="00F354C2" w:rsidP="00850C74">
            <w:pPr>
              <w:ind w:left="0"/>
              <w:rPr>
                <w:b/>
                <w:bCs/>
                <w:color w:val="FFFFFF" w:themeColor="background1"/>
                <w:lang w:val="en-GB"/>
              </w:rPr>
            </w:pPr>
            <w:r w:rsidRPr="04FC1AEC">
              <w:rPr>
                <w:b/>
                <w:bCs/>
                <w:color w:val="FFFFFF" w:themeColor="background1"/>
                <w:lang w:val="en-GB"/>
              </w:rPr>
              <w:t>QFD</w:t>
            </w:r>
          </w:p>
        </w:tc>
        <w:tc>
          <w:tcPr>
            <w:tcW w:w="6700" w:type="dxa"/>
            <w:shd w:val="clear" w:color="auto" w:fill="F6DFDE" w:themeFill="accent1" w:themeFillTint="33"/>
            <w:vAlign w:val="center"/>
          </w:tcPr>
          <w:p w14:paraId="0D4FE8E6" w14:textId="77777777" w:rsidR="00F354C2" w:rsidRDefault="00F354C2"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F354C2" w14:paraId="27AD9BFA" w14:textId="77777777" w:rsidTr="007F75D5">
        <w:trPr>
          <w:trHeight w:val="335"/>
        </w:trPr>
        <w:tc>
          <w:tcPr>
            <w:tcW w:w="1198" w:type="dxa"/>
            <w:shd w:val="clear" w:color="auto" w:fill="D6615C" w:themeFill="accent1"/>
            <w:vAlign w:val="center"/>
          </w:tcPr>
          <w:p w14:paraId="05A90ACE" w14:textId="77777777" w:rsidR="00F354C2" w:rsidRDefault="00F354C2" w:rsidP="00850C74">
            <w:pPr>
              <w:ind w:left="0"/>
              <w:rPr>
                <w:b/>
                <w:bCs/>
                <w:color w:val="FFFFFF" w:themeColor="background1"/>
                <w:lang w:val="en-GB"/>
              </w:rPr>
            </w:pPr>
            <w:r w:rsidRPr="04FC1AEC">
              <w:rPr>
                <w:b/>
                <w:bCs/>
                <w:color w:val="FFFFFF" w:themeColor="background1"/>
                <w:lang w:val="en-GB"/>
              </w:rPr>
              <w:t>Priority</w:t>
            </w:r>
          </w:p>
        </w:tc>
        <w:tc>
          <w:tcPr>
            <w:tcW w:w="6700" w:type="dxa"/>
            <w:shd w:val="clear" w:color="auto" w:fill="F6DFDE" w:themeFill="accent1" w:themeFillTint="33"/>
            <w:vAlign w:val="center"/>
          </w:tcPr>
          <w:p w14:paraId="41104180" w14:textId="77777777" w:rsidR="00F354C2" w:rsidRDefault="00F354C2" w:rsidP="00850C74">
            <w:pPr>
              <w:ind w:left="0"/>
              <w:rPr>
                <w:lang w:val="en-GB"/>
              </w:rPr>
            </w:pPr>
            <w:r w:rsidRPr="04FC1AEC">
              <w:rPr>
                <w:lang w:val="en-GB"/>
              </w:rPr>
              <w:t>High</w:t>
            </w:r>
          </w:p>
        </w:tc>
      </w:tr>
    </w:tbl>
    <w:p w14:paraId="600D0E09" w14:textId="77777777" w:rsidR="007F75D5" w:rsidRDefault="007F75D5" w:rsidP="00ED02C5">
      <w:pPr>
        <w:ind w:left="720" w:firstLine="288"/>
        <w:rPr>
          <w:b/>
          <w:bCs/>
          <w:color w:val="D6615C" w:themeColor="accent1"/>
        </w:rPr>
      </w:pPr>
    </w:p>
    <w:p w14:paraId="42400D69" w14:textId="77777777" w:rsidR="003831B6" w:rsidRPr="007F75D5" w:rsidRDefault="003831B6"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6496512C" w14:textId="77777777" w:rsidR="001135D2" w:rsidRDefault="00D937A8" w:rsidP="00760636">
      <w:pPr>
        <w:pStyle w:val="PargrafodaLista"/>
        <w:numPr>
          <w:ilvl w:val="0"/>
          <w:numId w:val="20"/>
        </w:numPr>
        <w:ind w:left="720" w:firstLine="288"/>
        <w:jc w:val="both"/>
        <w:rPr>
          <w:lang w:val="en-US"/>
        </w:rPr>
      </w:pPr>
      <w:r>
        <w:rPr>
          <w:lang w:val="en-US"/>
        </w:rPr>
        <w:t xml:space="preserve">The actor </w:t>
      </w:r>
      <w:r w:rsidR="00F67443" w:rsidRPr="00F67443">
        <w:rPr>
          <w:lang w:val="en-US"/>
        </w:rPr>
        <w:t>detects a notification-triggering event or receives a notification request from a user action.</w:t>
      </w:r>
      <w:r w:rsidR="001135D2">
        <w:rPr>
          <w:lang w:val="en-US"/>
        </w:rPr>
        <w:t xml:space="preserve"> </w:t>
      </w:r>
    </w:p>
    <w:p w14:paraId="6ABF8B09" w14:textId="6AC00BEC" w:rsidR="00490BFA" w:rsidRPr="00FB0FFF" w:rsidRDefault="001135D2" w:rsidP="00760636">
      <w:pPr>
        <w:pStyle w:val="PargrafodaLista"/>
        <w:numPr>
          <w:ilvl w:val="0"/>
          <w:numId w:val="20"/>
        </w:numPr>
        <w:ind w:left="720" w:firstLine="288"/>
        <w:jc w:val="both"/>
        <w:rPr>
          <w:lang w:val="en-US"/>
        </w:rPr>
      </w:pPr>
      <w:r>
        <w:rPr>
          <w:lang w:val="en-US"/>
        </w:rPr>
        <w:t>T</w:t>
      </w:r>
      <w:r w:rsidRPr="001135D2">
        <w:rPr>
          <w:lang w:val="en-US"/>
        </w:rPr>
        <w:t>he system identifies the relevant recipients and sends the appropriate notification to the targeted users.</w:t>
      </w:r>
    </w:p>
    <w:p w14:paraId="2577890E" w14:textId="77777777" w:rsidR="007F75D5" w:rsidRPr="007F75D5" w:rsidRDefault="007F75D5" w:rsidP="00ED02C5">
      <w:pPr>
        <w:pStyle w:val="PargrafodaLista"/>
        <w:ind w:firstLine="288"/>
        <w:rPr>
          <w:lang w:val="en-US"/>
        </w:rPr>
      </w:pPr>
    </w:p>
    <w:p w14:paraId="1E00F857" w14:textId="77777777" w:rsidR="003831B6" w:rsidRPr="008008A8" w:rsidRDefault="003831B6" w:rsidP="00ED02C5">
      <w:pPr>
        <w:ind w:left="720" w:firstLine="288"/>
        <w:rPr>
          <w:b/>
          <w:color w:val="D6615C" w:themeColor="accent1"/>
          <w:lang w:val="en-GB"/>
        </w:rPr>
      </w:pPr>
      <w:r w:rsidRPr="008008A8">
        <w:rPr>
          <w:b/>
          <w:color w:val="D6615C" w:themeColor="accent1"/>
          <w:lang w:val="en-GB"/>
        </w:rPr>
        <w:t>Functional Requirements</w:t>
      </w:r>
    </w:p>
    <w:p w14:paraId="3531D773" w14:textId="5050F519" w:rsidR="00057063" w:rsidRDefault="00057063" w:rsidP="00ED02C5">
      <w:pPr>
        <w:ind w:left="720" w:firstLine="288"/>
        <w:jc w:val="both"/>
        <w:rPr>
          <w:lang w:val="en-US"/>
        </w:rPr>
      </w:pPr>
      <w:r w:rsidRPr="0033709B">
        <w:rPr>
          <w:b/>
          <w:lang w:val="en-US"/>
        </w:rPr>
        <w:t>REQ-</w:t>
      </w:r>
      <w:r w:rsidR="004E7AEF" w:rsidRPr="0033709B">
        <w:rPr>
          <w:b/>
          <w:lang w:val="en-US"/>
        </w:rPr>
        <w:t>1</w:t>
      </w:r>
      <w:r w:rsidR="00850C74">
        <w:rPr>
          <w:b/>
          <w:lang w:val="en-US"/>
        </w:rPr>
        <w:t>5</w:t>
      </w:r>
      <w:r w:rsidRPr="0033709B">
        <w:rPr>
          <w:b/>
          <w:lang w:val="en-US"/>
        </w:rPr>
        <w:t>:</w:t>
      </w:r>
      <w:r w:rsidRPr="00057063">
        <w:rPr>
          <w:lang w:val="en-US"/>
        </w:rPr>
        <w:t xml:space="preserve"> Automatically generate </w:t>
      </w:r>
      <w:r w:rsidR="003B1443" w:rsidRPr="003B1443">
        <w:rPr>
          <w:lang w:val="en-US"/>
        </w:rPr>
        <w:t xml:space="preserve">and send </w:t>
      </w:r>
      <w:r w:rsidRPr="00057063">
        <w:rPr>
          <w:lang w:val="en-US"/>
        </w:rPr>
        <w:t xml:space="preserve">notifications </w:t>
      </w:r>
      <w:r w:rsidR="008E3C1C">
        <w:rPr>
          <w:lang w:val="en-US"/>
        </w:rPr>
        <w:t xml:space="preserve">to </w:t>
      </w:r>
      <w:r w:rsidR="003B1443" w:rsidRPr="003B1443">
        <w:rPr>
          <w:lang w:val="en-US"/>
        </w:rPr>
        <w:t xml:space="preserve">designated recipients based on </w:t>
      </w:r>
      <w:r w:rsidR="008E3C1C">
        <w:rPr>
          <w:lang w:val="en-US"/>
        </w:rPr>
        <w:t xml:space="preserve">valid </w:t>
      </w:r>
      <w:r w:rsidR="003B1443" w:rsidRPr="003B1443">
        <w:rPr>
          <w:lang w:val="en-US"/>
        </w:rPr>
        <w:t>triggers (e.g., user actions, system events, or changes in status).</w:t>
      </w:r>
    </w:p>
    <w:p w14:paraId="698BBF0F" w14:textId="77777777" w:rsidR="00355F1A" w:rsidRDefault="00355F1A" w:rsidP="00ED02C5">
      <w:pPr>
        <w:ind w:left="720" w:firstLine="288"/>
        <w:rPr>
          <w:lang w:val="en-US"/>
        </w:rPr>
      </w:pPr>
      <w:r>
        <w:rPr>
          <w:lang w:val="en-US"/>
        </w:rPr>
        <w:br w:type="page"/>
      </w:r>
    </w:p>
    <w:p w14:paraId="2748242D" w14:textId="17222685" w:rsidR="00AC2D5B" w:rsidRPr="00CD3FA9" w:rsidRDefault="00B72B69" w:rsidP="00760636">
      <w:pPr>
        <w:pStyle w:val="Ttulo1"/>
        <w:numPr>
          <w:ilvl w:val="1"/>
          <w:numId w:val="40"/>
        </w:numPr>
        <w:ind w:left="720" w:firstLine="288"/>
        <w:rPr>
          <w:lang w:val="en-US"/>
        </w:rPr>
      </w:pPr>
      <w:bookmarkStart w:id="31" w:name="_Toc182172848"/>
      <w:proofErr w:type="spellStart"/>
      <w:r w:rsidRPr="00B72B69">
        <w:lastRenderedPageBreak/>
        <w:t>View</w:t>
      </w:r>
      <w:proofErr w:type="spellEnd"/>
      <w:r w:rsidRPr="00B72B69">
        <w:t>/</w:t>
      </w:r>
      <w:proofErr w:type="spellStart"/>
      <w:r w:rsidRPr="00B72B69">
        <w:t>Search</w:t>
      </w:r>
      <w:proofErr w:type="spellEnd"/>
      <w:r w:rsidRPr="00B72B69">
        <w:t xml:space="preserve"> </w:t>
      </w:r>
      <w:proofErr w:type="spellStart"/>
      <w:r w:rsidRPr="00B72B69">
        <w:t>Products</w:t>
      </w:r>
      <w:proofErr w:type="spellEnd"/>
      <w:r w:rsidR="00500141">
        <w:t xml:space="preserve"> (UC1</w:t>
      </w:r>
      <w:r w:rsidR="005629DB">
        <w:t>4</w:t>
      </w:r>
      <w:r w:rsidR="00500141">
        <w:t>)</w:t>
      </w:r>
      <w:bookmarkEnd w:id="31"/>
    </w:p>
    <w:p w14:paraId="4CCE373A" w14:textId="77777777" w:rsidR="007F75D5" w:rsidRDefault="007F75D5" w:rsidP="00ED02C5">
      <w:pPr>
        <w:ind w:left="720" w:firstLine="288"/>
        <w:rPr>
          <w:b/>
          <w:bCs/>
          <w:color w:val="D6615C" w:themeColor="accent1"/>
          <w:lang w:val="en-US"/>
        </w:rPr>
      </w:pPr>
    </w:p>
    <w:p w14:paraId="15A090EA" w14:textId="77777777" w:rsidR="00AC2D5B" w:rsidRPr="007F75D5" w:rsidRDefault="00AC2D5B" w:rsidP="00ED02C5">
      <w:pPr>
        <w:ind w:left="720" w:firstLine="288"/>
        <w:rPr>
          <w:b/>
          <w:color w:val="D6615C" w:themeColor="accent1"/>
          <w:lang w:val="en-US"/>
        </w:rPr>
      </w:pPr>
      <w:r w:rsidRPr="007F75D5">
        <w:rPr>
          <w:b/>
          <w:color w:val="D6615C" w:themeColor="accent1"/>
          <w:lang w:val="en-US"/>
        </w:rPr>
        <w:t>Description</w:t>
      </w:r>
    </w:p>
    <w:p w14:paraId="0BCC9E5D" w14:textId="320B3CFE" w:rsidR="00AC2D5B" w:rsidRPr="00C77FA0" w:rsidRDefault="00752C46" w:rsidP="00ED02C5">
      <w:pPr>
        <w:ind w:left="720" w:firstLine="288"/>
        <w:jc w:val="both"/>
        <w:rPr>
          <w:lang w:val="en-US"/>
        </w:rPr>
      </w:pPr>
      <w:r w:rsidRPr="00C77FA0">
        <w:rPr>
          <w:lang w:val="en-US"/>
        </w:rPr>
        <w:t>In this use case, the actor views the products added by the producers of the associated AMAP. The actor can use various filters to refine their search, such as filtering by AMAP, product type, producer, or product availability. This use case allows the actor to easily find and view the products that interest them most, offering a personalized browsing experience.</w:t>
      </w:r>
    </w:p>
    <w:tbl>
      <w:tblPr>
        <w:tblpPr w:leftFromText="141" w:rightFromText="141" w:vertAnchor="text" w:horzAnchor="margin" w:tblpXSpec="right" w:tblpY="262"/>
        <w:tblW w:w="789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02"/>
        <w:gridCol w:w="5894"/>
      </w:tblGrid>
      <w:tr w:rsidR="00FE6F61" w14:paraId="6D9F9A94" w14:textId="77777777" w:rsidTr="00850C74">
        <w:trPr>
          <w:trHeight w:val="327"/>
        </w:trPr>
        <w:tc>
          <w:tcPr>
            <w:tcW w:w="1271" w:type="dxa"/>
            <w:shd w:val="clear" w:color="auto" w:fill="D6615C" w:themeFill="accent1"/>
            <w:vAlign w:val="center"/>
          </w:tcPr>
          <w:p w14:paraId="011AB490" w14:textId="77777777" w:rsidR="00FE6F61" w:rsidRDefault="00FE6F61" w:rsidP="00ED02C5">
            <w:pPr>
              <w:ind w:left="720" w:firstLine="288"/>
              <w:rPr>
                <w:b/>
                <w:bCs/>
                <w:color w:val="FFFFFF" w:themeColor="background1"/>
                <w:lang w:val="en-GB"/>
              </w:rPr>
            </w:pPr>
            <w:r w:rsidRPr="04FC1AEC">
              <w:rPr>
                <w:b/>
                <w:bCs/>
                <w:color w:val="FFFFFF" w:themeColor="background1"/>
                <w:lang w:val="en-GB"/>
              </w:rPr>
              <w:t>QFD</w:t>
            </w:r>
          </w:p>
        </w:tc>
        <w:tc>
          <w:tcPr>
            <w:tcW w:w="6625" w:type="dxa"/>
            <w:shd w:val="clear" w:color="auto" w:fill="F6DFDE" w:themeFill="accent1" w:themeFillTint="33"/>
            <w:vAlign w:val="center"/>
          </w:tcPr>
          <w:p w14:paraId="788DA92A" w14:textId="77777777" w:rsidR="00FE6F61" w:rsidRDefault="00FE6F61" w:rsidP="00ED02C5">
            <w:pPr>
              <w:ind w:left="720" w:firstLine="288"/>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FE6F61" w14:paraId="37035F9F" w14:textId="77777777" w:rsidTr="00850C74">
        <w:trPr>
          <w:trHeight w:val="327"/>
        </w:trPr>
        <w:tc>
          <w:tcPr>
            <w:tcW w:w="1271" w:type="dxa"/>
            <w:shd w:val="clear" w:color="auto" w:fill="D6615C" w:themeFill="accent1"/>
            <w:vAlign w:val="center"/>
          </w:tcPr>
          <w:p w14:paraId="1EFA21EB" w14:textId="77777777" w:rsidR="00FE6F61" w:rsidRDefault="00FE6F61" w:rsidP="00ED02C5">
            <w:pPr>
              <w:ind w:left="720" w:firstLine="288"/>
              <w:rPr>
                <w:b/>
                <w:bCs/>
                <w:color w:val="FFFFFF" w:themeColor="background1"/>
                <w:lang w:val="en-GB"/>
              </w:rPr>
            </w:pPr>
            <w:r w:rsidRPr="04FC1AEC">
              <w:rPr>
                <w:b/>
                <w:bCs/>
                <w:color w:val="FFFFFF" w:themeColor="background1"/>
                <w:lang w:val="en-GB"/>
              </w:rPr>
              <w:t>Priority</w:t>
            </w:r>
          </w:p>
        </w:tc>
        <w:tc>
          <w:tcPr>
            <w:tcW w:w="6625" w:type="dxa"/>
            <w:shd w:val="clear" w:color="auto" w:fill="F6DFDE" w:themeFill="accent1" w:themeFillTint="33"/>
            <w:vAlign w:val="center"/>
          </w:tcPr>
          <w:p w14:paraId="7CF3FB7A" w14:textId="77777777" w:rsidR="00FE6F61" w:rsidRDefault="00FE6F61" w:rsidP="00ED02C5">
            <w:pPr>
              <w:ind w:left="720" w:firstLine="288"/>
              <w:rPr>
                <w:lang w:val="en-GB"/>
              </w:rPr>
            </w:pPr>
            <w:r w:rsidRPr="04FC1AEC">
              <w:rPr>
                <w:lang w:val="en-GB"/>
              </w:rPr>
              <w:t>High</w:t>
            </w:r>
          </w:p>
        </w:tc>
      </w:tr>
    </w:tbl>
    <w:p w14:paraId="17C96D51" w14:textId="77777777" w:rsidR="005E4BCC" w:rsidRDefault="005E4BCC" w:rsidP="00ED02C5">
      <w:pPr>
        <w:ind w:left="720" w:firstLine="288"/>
        <w:rPr>
          <w:lang w:val="en-US"/>
        </w:rPr>
      </w:pPr>
    </w:p>
    <w:p w14:paraId="43E40EBB" w14:textId="77777777" w:rsidR="00AC2D5B" w:rsidRPr="00F52D09" w:rsidRDefault="00AC2D5B" w:rsidP="00ED02C5">
      <w:pPr>
        <w:ind w:left="720" w:firstLine="288"/>
        <w:rPr>
          <w:lang w:val="en-US"/>
        </w:rPr>
      </w:pPr>
    </w:p>
    <w:p w14:paraId="01C0F45A" w14:textId="77777777" w:rsidR="007F75D5" w:rsidRDefault="007F75D5" w:rsidP="00ED02C5">
      <w:pPr>
        <w:ind w:left="720" w:firstLine="288"/>
        <w:rPr>
          <w:b/>
          <w:bCs/>
          <w:color w:val="D6615C" w:themeColor="accent1"/>
        </w:rPr>
      </w:pPr>
    </w:p>
    <w:p w14:paraId="0F854470" w14:textId="77777777" w:rsidR="00FE6F61" w:rsidRDefault="00FE6F61" w:rsidP="00ED02C5">
      <w:pPr>
        <w:ind w:left="720" w:firstLine="288"/>
        <w:rPr>
          <w:b/>
          <w:bCs/>
          <w:color w:val="D6615C" w:themeColor="accent1"/>
        </w:rPr>
      </w:pPr>
    </w:p>
    <w:p w14:paraId="1F15F793" w14:textId="77777777" w:rsidR="00AC2D5B" w:rsidRPr="007F75D5" w:rsidRDefault="00AC2D5B"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6638CB0D" w14:textId="0AA50D88" w:rsidR="00F17677" w:rsidRPr="00C77FA0" w:rsidRDefault="00F17677" w:rsidP="00760636">
      <w:pPr>
        <w:numPr>
          <w:ilvl w:val="0"/>
          <w:numId w:val="15"/>
        </w:numPr>
        <w:ind w:left="720" w:firstLine="288"/>
        <w:jc w:val="both"/>
        <w:rPr>
          <w:lang w:val="en-US"/>
        </w:rPr>
      </w:pPr>
      <w:r w:rsidRPr="00C77FA0">
        <w:rPr>
          <w:lang w:val="en-US"/>
        </w:rPr>
        <w:t>The actor selects the "View Products" option.</w:t>
      </w:r>
    </w:p>
    <w:p w14:paraId="2BD298AD" w14:textId="239C0CB1" w:rsidR="00F17677" w:rsidRPr="00C77FA0" w:rsidRDefault="00F17677" w:rsidP="00760636">
      <w:pPr>
        <w:numPr>
          <w:ilvl w:val="0"/>
          <w:numId w:val="15"/>
        </w:numPr>
        <w:tabs>
          <w:tab w:val="num" w:pos="720"/>
        </w:tabs>
        <w:ind w:left="720" w:firstLine="288"/>
        <w:jc w:val="both"/>
        <w:rPr>
          <w:lang w:val="en-US"/>
        </w:rPr>
      </w:pPr>
      <w:r w:rsidRPr="00C77FA0">
        <w:rPr>
          <w:lang w:val="en-US"/>
        </w:rPr>
        <w:t>The system retrieves a list of products associated with the AMAPs the actor is subscribed to.</w:t>
      </w:r>
    </w:p>
    <w:p w14:paraId="4937EE5A" w14:textId="3172771C" w:rsidR="00F17677" w:rsidRPr="00C77FA0" w:rsidRDefault="00F17677" w:rsidP="00760636">
      <w:pPr>
        <w:numPr>
          <w:ilvl w:val="0"/>
          <w:numId w:val="15"/>
        </w:numPr>
        <w:tabs>
          <w:tab w:val="num" w:pos="720"/>
        </w:tabs>
        <w:ind w:left="720" w:firstLine="288"/>
        <w:jc w:val="both"/>
        <w:rPr>
          <w:lang w:val="en-US"/>
        </w:rPr>
      </w:pPr>
      <w:r w:rsidRPr="00C77FA0">
        <w:rPr>
          <w:lang w:val="en-US"/>
        </w:rPr>
        <w:t>The actor can apply filters to refine the search, such as filtering by AMAP, product type, producer, or availability.</w:t>
      </w:r>
    </w:p>
    <w:p w14:paraId="372D48E6" w14:textId="19A60BF9" w:rsidR="00F17677" w:rsidRPr="00F17677" w:rsidRDefault="00F17677" w:rsidP="00760636">
      <w:pPr>
        <w:numPr>
          <w:ilvl w:val="0"/>
          <w:numId w:val="15"/>
        </w:numPr>
        <w:tabs>
          <w:tab w:val="num" w:pos="720"/>
        </w:tabs>
        <w:ind w:left="720" w:firstLine="288"/>
        <w:jc w:val="both"/>
        <w:rPr>
          <w:bCs/>
          <w:lang w:val="en-US"/>
        </w:rPr>
      </w:pPr>
      <w:r w:rsidRPr="00F17677">
        <w:rPr>
          <w:bCs/>
          <w:lang w:val="en-US"/>
        </w:rPr>
        <w:t>The actor reviews the filtered results and can view more details about specific products.</w:t>
      </w:r>
    </w:p>
    <w:p w14:paraId="28C77B80" w14:textId="4D493A04" w:rsidR="00AC2D5B" w:rsidRPr="00C77FA0" w:rsidRDefault="00F17677" w:rsidP="00760636">
      <w:pPr>
        <w:numPr>
          <w:ilvl w:val="0"/>
          <w:numId w:val="15"/>
        </w:numPr>
        <w:tabs>
          <w:tab w:val="num" w:pos="720"/>
        </w:tabs>
        <w:ind w:left="720" w:firstLine="288"/>
        <w:jc w:val="both"/>
        <w:rPr>
          <w:lang w:val="en-US"/>
        </w:rPr>
      </w:pPr>
      <w:r w:rsidRPr="00C77FA0">
        <w:rPr>
          <w:lang w:val="en-US"/>
        </w:rPr>
        <w:t>The system provides additional information about a product upon request, including details about the producer, product type, and availability.</w:t>
      </w:r>
    </w:p>
    <w:p w14:paraId="15431352" w14:textId="77777777" w:rsidR="007F75D5" w:rsidRPr="006D7D68" w:rsidRDefault="007F75D5" w:rsidP="00ED02C5">
      <w:pPr>
        <w:ind w:left="720" w:firstLine="288"/>
        <w:rPr>
          <w:b/>
          <w:bCs/>
          <w:color w:val="D6615C" w:themeColor="accent1"/>
          <w:lang w:val="en-GB"/>
        </w:rPr>
      </w:pPr>
    </w:p>
    <w:p w14:paraId="0E78EC4B" w14:textId="08275D91" w:rsidR="00AC2D5B" w:rsidRPr="006D7D68" w:rsidRDefault="00AC2D5B" w:rsidP="00ED02C5">
      <w:pPr>
        <w:ind w:left="720" w:firstLine="288"/>
        <w:rPr>
          <w:b/>
          <w:color w:val="D6615C" w:themeColor="accent1"/>
          <w:lang w:val="en-GB"/>
        </w:rPr>
      </w:pPr>
      <w:r w:rsidRPr="006D7D68">
        <w:rPr>
          <w:b/>
          <w:color w:val="D6615C" w:themeColor="accent1"/>
          <w:lang w:val="en-GB"/>
        </w:rPr>
        <w:t>Functional Requirements</w:t>
      </w:r>
    </w:p>
    <w:p w14:paraId="3D20F912" w14:textId="7C1015A1" w:rsidR="00043F8D" w:rsidRPr="004E7AEF" w:rsidRDefault="00AC2D5B" w:rsidP="00ED02C5">
      <w:pPr>
        <w:ind w:left="720" w:firstLine="288"/>
        <w:jc w:val="both"/>
        <w:rPr>
          <w:lang w:val="en-US"/>
        </w:rPr>
      </w:pPr>
      <w:r w:rsidRPr="00D47538">
        <w:rPr>
          <w:b/>
          <w:lang w:val="en-US"/>
        </w:rPr>
        <w:t>REQ-</w:t>
      </w:r>
      <w:r w:rsidR="004E7AEF" w:rsidRPr="00D47538">
        <w:rPr>
          <w:b/>
          <w:lang w:val="en-US"/>
        </w:rPr>
        <w:t>1</w:t>
      </w:r>
      <w:r w:rsidR="00850C74">
        <w:rPr>
          <w:b/>
          <w:lang w:val="en-US"/>
        </w:rPr>
        <w:t>6</w:t>
      </w:r>
      <w:r w:rsidRPr="00D47538">
        <w:rPr>
          <w:b/>
          <w:lang w:val="en-US"/>
        </w:rPr>
        <w:t>:</w:t>
      </w:r>
      <w:r w:rsidR="00D05801" w:rsidRPr="00F57493">
        <w:rPr>
          <w:lang w:val="en-US"/>
        </w:rPr>
        <w:t xml:space="preserve"> </w:t>
      </w:r>
      <w:r w:rsidR="005005AE">
        <w:rPr>
          <w:lang w:val="en-US"/>
        </w:rPr>
        <w:t>T</w:t>
      </w:r>
      <w:r w:rsidR="00EF1E69" w:rsidRPr="004E7AEF">
        <w:rPr>
          <w:lang w:val="en-US"/>
        </w:rPr>
        <w:t xml:space="preserve">he actor </w:t>
      </w:r>
      <w:r w:rsidR="005005AE">
        <w:rPr>
          <w:lang w:val="en-US"/>
        </w:rPr>
        <w:t xml:space="preserve">can see </w:t>
      </w:r>
      <w:r w:rsidR="0067271E">
        <w:rPr>
          <w:lang w:val="en-US"/>
        </w:rPr>
        <w:t>the</w:t>
      </w:r>
      <w:r w:rsidR="00EF1E69" w:rsidRPr="004E7AEF">
        <w:rPr>
          <w:lang w:val="en-US"/>
        </w:rPr>
        <w:t xml:space="preserve"> list of products from the AMAPs they are subscribed to, with filtering options for AMAP, product type, producer, and availability, enabling a personalized product list.</w:t>
      </w:r>
    </w:p>
    <w:p w14:paraId="19B3BC4C" w14:textId="22DDCE1A" w:rsidR="00593DC4" w:rsidRPr="00D9726A" w:rsidRDefault="00593DC4" w:rsidP="00ED02C5">
      <w:pPr>
        <w:ind w:left="720" w:firstLine="288"/>
        <w:jc w:val="both"/>
        <w:rPr>
          <w:lang w:val="en-US"/>
        </w:rPr>
      </w:pPr>
      <w:r w:rsidRPr="00D47538">
        <w:rPr>
          <w:b/>
          <w:lang w:val="en-US"/>
        </w:rPr>
        <w:t>REQ-</w:t>
      </w:r>
      <w:r w:rsidR="004E7AEF" w:rsidRPr="00D47538">
        <w:rPr>
          <w:b/>
          <w:lang w:val="en-US"/>
        </w:rPr>
        <w:t>1</w:t>
      </w:r>
      <w:r w:rsidR="00850C74">
        <w:rPr>
          <w:b/>
          <w:lang w:val="en-US"/>
        </w:rPr>
        <w:t>7</w:t>
      </w:r>
      <w:r w:rsidRPr="00D47538">
        <w:rPr>
          <w:b/>
          <w:lang w:val="en-US"/>
        </w:rPr>
        <w:t>:</w:t>
      </w:r>
      <w:r w:rsidR="000D2486">
        <w:rPr>
          <w:lang w:val="en-US"/>
        </w:rPr>
        <w:t xml:space="preserve"> </w:t>
      </w:r>
      <w:r w:rsidR="005005AE">
        <w:rPr>
          <w:lang w:val="en-US"/>
        </w:rPr>
        <w:t>T</w:t>
      </w:r>
      <w:r w:rsidR="00A11FD4" w:rsidRPr="0080745A">
        <w:rPr>
          <w:lang w:val="en-US"/>
        </w:rPr>
        <w:t xml:space="preserve">he actor </w:t>
      </w:r>
      <w:r w:rsidR="005005AE">
        <w:rPr>
          <w:lang w:val="en-US"/>
        </w:rPr>
        <w:t>can see</w:t>
      </w:r>
      <w:r w:rsidR="00A11FD4" w:rsidRPr="0080745A">
        <w:rPr>
          <w:lang w:val="en-US"/>
        </w:rPr>
        <w:t xml:space="preserve"> detailed information about a product, including information about the producer, type, and availability.</w:t>
      </w:r>
    </w:p>
    <w:p w14:paraId="027D7323" w14:textId="77777777" w:rsidR="00E14AD3" w:rsidRDefault="00E14AD3" w:rsidP="00ED02C5">
      <w:pPr>
        <w:ind w:left="720" w:firstLine="288"/>
        <w:rPr>
          <w:lang w:val="en-US"/>
        </w:rPr>
      </w:pPr>
      <w:r>
        <w:rPr>
          <w:lang w:val="en-US"/>
        </w:rPr>
        <w:br w:type="page"/>
      </w:r>
    </w:p>
    <w:p w14:paraId="2D121F5D" w14:textId="3E710913" w:rsidR="007B225A" w:rsidRPr="00CD3FA9" w:rsidRDefault="007B225A" w:rsidP="00760636">
      <w:pPr>
        <w:pStyle w:val="Ttulo1"/>
        <w:numPr>
          <w:ilvl w:val="1"/>
          <w:numId w:val="40"/>
        </w:numPr>
        <w:ind w:left="720" w:firstLine="288"/>
        <w:rPr>
          <w:lang w:val="en-US"/>
        </w:rPr>
      </w:pPr>
      <w:bookmarkStart w:id="32" w:name="_Toc182172849"/>
      <w:proofErr w:type="spellStart"/>
      <w:r w:rsidRPr="00EC6DE3">
        <w:lastRenderedPageBreak/>
        <w:t>View</w:t>
      </w:r>
      <w:proofErr w:type="spellEnd"/>
      <w:r w:rsidRPr="00EC6DE3">
        <w:t xml:space="preserve"> </w:t>
      </w:r>
      <w:proofErr w:type="spellStart"/>
      <w:r w:rsidRPr="00EC6DE3">
        <w:t>AMAPs</w:t>
      </w:r>
      <w:proofErr w:type="spellEnd"/>
      <w:r>
        <w:t xml:space="preserve"> (UC1</w:t>
      </w:r>
      <w:r w:rsidR="006918FF">
        <w:t>5</w:t>
      </w:r>
      <w:r>
        <w:t>)</w:t>
      </w:r>
      <w:bookmarkEnd w:id="32"/>
    </w:p>
    <w:p w14:paraId="3638C113" w14:textId="77777777" w:rsidR="007F75D5" w:rsidRDefault="007F75D5" w:rsidP="00ED02C5">
      <w:pPr>
        <w:ind w:left="720" w:firstLine="288"/>
        <w:rPr>
          <w:b/>
          <w:bCs/>
          <w:color w:val="D6615C" w:themeColor="accent1"/>
          <w:lang w:val="en-US"/>
        </w:rPr>
      </w:pPr>
    </w:p>
    <w:p w14:paraId="2B49FEC4" w14:textId="77777777" w:rsidR="007B225A" w:rsidRPr="007F75D5" w:rsidRDefault="007B225A" w:rsidP="00ED02C5">
      <w:pPr>
        <w:ind w:left="720" w:firstLine="288"/>
        <w:rPr>
          <w:b/>
          <w:color w:val="D6615C" w:themeColor="accent1"/>
          <w:lang w:val="en-US"/>
        </w:rPr>
      </w:pPr>
      <w:r w:rsidRPr="007F75D5">
        <w:rPr>
          <w:b/>
          <w:color w:val="D6615C" w:themeColor="accent1"/>
          <w:lang w:val="en-US"/>
        </w:rPr>
        <w:t>Description</w:t>
      </w:r>
    </w:p>
    <w:p w14:paraId="50BF5FB9" w14:textId="77777777" w:rsidR="007B225A" w:rsidRPr="00F837BD" w:rsidRDefault="007B225A" w:rsidP="00ED02C5">
      <w:pPr>
        <w:ind w:left="720" w:firstLine="288"/>
        <w:jc w:val="both"/>
        <w:rPr>
          <w:lang w:val="en-US"/>
        </w:rPr>
      </w:pPr>
      <w:r w:rsidRPr="00F837BD">
        <w:rPr>
          <w:lang w:val="en-US"/>
        </w:rPr>
        <w:t>This use case allows the actor to view the available AMAPs that may interest them. Through this feature, the actor can access basic information about each AMAP, including products and associated producers.</w:t>
      </w:r>
    </w:p>
    <w:p w14:paraId="58C810BA" w14:textId="77777777" w:rsidR="007B225A" w:rsidRDefault="007B225A" w:rsidP="00ED02C5">
      <w:pPr>
        <w:ind w:left="720" w:firstLine="288"/>
        <w:rPr>
          <w:lang w:val="en-US"/>
        </w:rPr>
      </w:pPr>
    </w:p>
    <w:tbl>
      <w:tblPr>
        <w:tblW w:w="7525" w:type="dxa"/>
        <w:tblInd w:w="14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22"/>
        <w:gridCol w:w="6303"/>
      </w:tblGrid>
      <w:tr w:rsidR="007B225A" w14:paraId="3508CB70" w14:textId="77777777" w:rsidTr="007F75D5">
        <w:trPr>
          <w:trHeight w:val="335"/>
        </w:trPr>
        <w:tc>
          <w:tcPr>
            <w:tcW w:w="1222" w:type="dxa"/>
            <w:shd w:val="clear" w:color="auto" w:fill="D6615C" w:themeFill="accent1"/>
            <w:vAlign w:val="center"/>
          </w:tcPr>
          <w:p w14:paraId="0E368537" w14:textId="77777777" w:rsidR="007B225A" w:rsidRDefault="007B225A" w:rsidP="00850C74">
            <w:pPr>
              <w:ind w:left="0"/>
              <w:rPr>
                <w:b/>
                <w:bCs/>
                <w:color w:val="FFFFFF" w:themeColor="background1"/>
                <w:lang w:val="en-GB"/>
              </w:rPr>
            </w:pPr>
            <w:r w:rsidRPr="04FC1AEC">
              <w:rPr>
                <w:b/>
                <w:bCs/>
                <w:color w:val="FFFFFF" w:themeColor="background1"/>
                <w:lang w:val="en-GB"/>
              </w:rPr>
              <w:t>QFD</w:t>
            </w:r>
          </w:p>
        </w:tc>
        <w:tc>
          <w:tcPr>
            <w:tcW w:w="6303" w:type="dxa"/>
            <w:shd w:val="clear" w:color="auto" w:fill="F6DFDE" w:themeFill="accent1" w:themeFillTint="33"/>
            <w:vAlign w:val="center"/>
          </w:tcPr>
          <w:p w14:paraId="5CA15A0F" w14:textId="77777777" w:rsidR="007B225A" w:rsidRDefault="007B225A"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7B225A" w14:paraId="4AC1A473" w14:textId="77777777" w:rsidTr="007F75D5">
        <w:trPr>
          <w:trHeight w:val="335"/>
        </w:trPr>
        <w:tc>
          <w:tcPr>
            <w:tcW w:w="1222" w:type="dxa"/>
            <w:shd w:val="clear" w:color="auto" w:fill="D6615C" w:themeFill="accent1"/>
            <w:vAlign w:val="center"/>
          </w:tcPr>
          <w:p w14:paraId="2D71674C" w14:textId="77777777" w:rsidR="007B225A" w:rsidRDefault="007B225A" w:rsidP="00850C74">
            <w:pPr>
              <w:ind w:left="0"/>
              <w:rPr>
                <w:b/>
                <w:bCs/>
                <w:color w:val="FFFFFF" w:themeColor="background1"/>
                <w:lang w:val="en-GB"/>
              </w:rPr>
            </w:pPr>
            <w:r w:rsidRPr="04FC1AEC">
              <w:rPr>
                <w:b/>
                <w:bCs/>
                <w:color w:val="FFFFFF" w:themeColor="background1"/>
                <w:lang w:val="en-GB"/>
              </w:rPr>
              <w:t>Priority</w:t>
            </w:r>
          </w:p>
        </w:tc>
        <w:tc>
          <w:tcPr>
            <w:tcW w:w="6303" w:type="dxa"/>
            <w:shd w:val="clear" w:color="auto" w:fill="F6DFDE" w:themeFill="accent1" w:themeFillTint="33"/>
            <w:vAlign w:val="center"/>
          </w:tcPr>
          <w:p w14:paraId="72949FC1" w14:textId="77777777" w:rsidR="007B225A" w:rsidRDefault="007B225A" w:rsidP="00850C74">
            <w:pPr>
              <w:ind w:left="0"/>
              <w:rPr>
                <w:lang w:val="en-GB"/>
              </w:rPr>
            </w:pPr>
            <w:r w:rsidRPr="04FC1AEC">
              <w:rPr>
                <w:lang w:val="en-GB"/>
              </w:rPr>
              <w:t>High</w:t>
            </w:r>
          </w:p>
        </w:tc>
      </w:tr>
    </w:tbl>
    <w:p w14:paraId="72E8C610" w14:textId="77777777" w:rsidR="007B225A" w:rsidRPr="00F52D09" w:rsidRDefault="007B225A" w:rsidP="00ED02C5">
      <w:pPr>
        <w:ind w:left="720" w:firstLine="288"/>
        <w:rPr>
          <w:lang w:val="en-US"/>
        </w:rPr>
      </w:pPr>
    </w:p>
    <w:p w14:paraId="02DDA10D" w14:textId="77777777" w:rsidR="007F75D5" w:rsidRDefault="007F75D5" w:rsidP="00ED02C5">
      <w:pPr>
        <w:ind w:left="720" w:firstLine="288"/>
        <w:rPr>
          <w:b/>
          <w:bCs/>
          <w:color w:val="D6615C" w:themeColor="accent1"/>
        </w:rPr>
      </w:pPr>
    </w:p>
    <w:p w14:paraId="67035690" w14:textId="77777777" w:rsidR="007B225A" w:rsidRPr="007F75D5" w:rsidRDefault="007B225A"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061CC1BC" w14:textId="77777777" w:rsidR="007B225A" w:rsidRPr="00636303" w:rsidRDefault="007B225A" w:rsidP="00760636">
      <w:pPr>
        <w:numPr>
          <w:ilvl w:val="0"/>
          <w:numId w:val="16"/>
        </w:numPr>
        <w:ind w:left="720" w:firstLine="288"/>
        <w:jc w:val="both"/>
        <w:rPr>
          <w:bCs/>
          <w:lang w:val="en-US"/>
        </w:rPr>
      </w:pPr>
      <w:r w:rsidRPr="00636303">
        <w:rPr>
          <w:bCs/>
          <w:lang w:val="en-US"/>
        </w:rPr>
        <w:t>The actor selects the "View AMAPs" option.</w:t>
      </w:r>
    </w:p>
    <w:p w14:paraId="18410099"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system retrieves a list of AMAPs and displays basic information about each one, including products, availability, and associated producers. The system also indicates whether the actor is associated with each AMAP.</w:t>
      </w:r>
    </w:p>
    <w:p w14:paraId="10C0A302"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actor views the list and, if desired, applies filters (e.g., by location, producer, product type, or association status - whether the actor is already associated or not).</w:t>
      </w:r>
    </w:p>
    <w:p w14:paraId="493A4AC2"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actor reviews the filtered results, with an option to view more details about a specific AMAP.</w:t>
      </w:r>
    </w:p>
    <w:p w14:paraId="5C52D5CF"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system provides additional information upon request, enabling the actor to make informed decisions about joining an AMAP or reviewing their current association.</w:t>
      </w:r>
    </w:p>
    <w:p w14:paraId="540B3E5D" w14:textId="77777777" w:rsidR="007F75D5" w:rsidRPr="006D7D68" w:rsidRDefault="007F75D5" w:rsidP="00ED02C5">
      <w:pPr>
        <w:ind w:left="720" w:firstLine="288"/>
        <w:rPr>
          <w:b/>
          <w:bCs/>
          <w:color w:val="D6615C" w:themeColor="accent1"/>
          <w:lang w:val="en-GB"/>
        </w:rPr>
      </w:pPr>
    </w:p>
    <w:p w14:paraId="7C0CDF3D" w14:textId="77777777" w:rsidR="007F75D5" w:rsidRPr="006D7D68" w:rsidRDefault="007F75D5" w:rsidP="00ED02C5">
      <w:pPr>
        <w:ind w:left="720" w:firstLine="288"/>
        <w:rPr>
          <w:b/>
          <w:bCs/>
          <w:color w:val="D6615C" w:themeColor="accent1"/>
          <w:lang w:val="en-GB"/>
        </w:rPr>
      </w:pPr>
    </w:p>
    <w:p w14:paraId="778CDF88" w14:textId="1192D63B" w:rsidR="007B225A" w:rsidRPr="006D7D68" w:rsidRDefault="007B225A" w:rsidP="00ED02C5">
      <w:pPr>
        <w:ind w:left="720" w:firstLine="288"/>
        <w:rPr>
          <w:b/>
          <w:color w:val="D6615C" w:themeColor="accent1"/>
          <w:lang w:val="en-GB"/>
        </w:rPr>
      </w:pPr>
      <w:r w:rsidRPr="006D7D68">
        <w:rPr>
          <w:b/>
          <w:color w:val="D6615C" w:themeColor="accent1"/>
          <w:lang w:val="en-GB"/>
        </w:rPr>
        <w:t>Functional Requirements</w:t>
      </w:r>
    </w:p>
    <w:p w14:paraId="7B10BDD8" w14:textId="59092C41" w:rsidR="006F3BAA" w:rsidRPr="00187A87" w:rsidRDefault="007B225A" w:rsidP="00ED02C5">
      <w:pPr>
        <w:ind w:left="720" w:firstLine="288"/>
        <w:jc w:val="both"/>
        <w:rPr>
          <w:lang w:val="en-US"/>
        </w:rPr>
      </w:pPr>
      <w:r w:rsidRPr="00D47538">
        <w:rPr>
          <w:b/>
          <w:lang w:val="en-US"/>
        </w:rPr>
        <w:t>REQ-</w:t>
      </w:r>
      <w:r w:rsidR="004E7AEF" w:rsidRPr="00D47538">
        <w:rPr>
          <w:b/>
          <w:lang w:val="en-US"/>
        </w:rPr>
        <w:t>1</w:t>
      </w:r>
      <w:r w:rsidR="00850C74">
        <w:rPr>
          <w:b/>
          <w:lang w:val="en-US"/>
        </w:rPr>
        <w:t>8</w:t>
      </w:r>
      <w:r w:rsidRPr="00D47538">
        <w:rPr>
          <w:b/>
          <w:lang w:val="en-US"/>
        </w:rPr>
        <w:t>:</w:t>
      </w:r>
      <w:r w:rsidRPr="00636303">
        <w:rPr>
          <w:lang w:val="en-US"/>
        </w:rPr>
        <w:t xml:space="preserve"> </w:t>
      </w:r>
      <w:r w:rsidR="0067271E">
        <w:rPr>
          <w:lang w:val="en-US"/>
        </w:rPr>
        <w:t>T</w:t>
      </w:r>
      <w:r w:rsidR="006F3BAA" w:rsidRPr="00187A87">
        <w:rPr>
          <w:lang w:val="en-US"/>
        </w:rPr>
        <w:t xml:space="preserve">he actor </w:t>
      </w:r>
      <w:r w:rsidR="0067271E">
        <w:rPr>
          <w:lang w:val="en-US"/>
        </w:rPr>
        <w:t xml:space="preserve">can see the </w:t>
      </w:r>
      <w:r w:rsidR="006F3BAA" w:rsidRPr="00187A87">
        <w:rPr>
          <w:lang w:val="en-US"/>
        </w:rPr>
        <w:t xml:space="preserve">list of available AMAPs, indicating whether they are already associated with each one, and </w:t>
      </w:r>
      <w:r w:rsidR="0067271E">
        <w:rPr>
          <w:lang w:val="en-US"/>
        </w:rPr>
        <w:t>can</w:t>
      </w:r>
      <w:r w:rsidR="006F3BAA" w:rsidRPr="00187A87">
        <w:rPr>
          <w:lang w:val="en-US"/>
        </w:rPr>
        <w:t xml:space="preserve"> apply filters such as location, producer, product type, or association status to refine the displayed list.</w:t>
      </w:r>
    </w:p>
    <w:p w14:paraId="74A95C99" w14:textId="09560284" w:rsidR="007B225A" w:rsidRPr="00636303" w:rsidRDefault="007B225A" w:rsidP="00ED02C5">
      <w:pPr>
        <w:ind w:left="720" w:firstLine="288"/>
        <w:jc w:val="both"/>
        <w:rPr>
          <w:lang w:val="en-US"/>
        </w:rPr>
      </w:pPr>
      <w:r w:rsidRPr="00D47538">
        <w:rPr>
          <w:b/>
          <w:lang w:val="en-US"/>
        </w:rPr>
        <w:t>REQ-</w:t>
      </w:r>
      <w:r w:rsidR="004E7AEF" w:rsidRPr="00D47538">
        <w:rPr>
          <w:b/>
          <w:lang w:val="en-US"/>
        </w:rPr>
        <w:t>1</w:t>
      </w:r>
      <w:r w:rsidR="00850C74">
        <w:rPr>
          <w:b/>
          <w:lang w:val="en-US"/>
        </w:rPr>
        <w:t>9</w:t>
      </w:r>
      <w:r w:rsidRPr="00D47538">
        <w:rPr>
          <w:b/>
          <w:lang w:val="en-US"/>
        </w:rPr>
        <w:t>:</w:t>
      </w:r>
      <w:r w:rsidR="000D2486">
        <w:rPr>
          <w:lang w:val="en-US"/>
        </w:rPr>
        <w:t xml:space="preserve"> </w:t>
      </w:r>
      <w:r w:rsidR="0067271E">
        <w:rPr>
          <w:lang w:val="en-US"/>
        </w:rPr>
        <w:t>T</w:t>
      </w:r>
      <w:r w:rsidRPr="00636303">
        <w:rPr>
          <w:lang w:val="en-US"/>
        </w:rPr>
        <w:t xml:space="preserve">he actor </w:t>
      </w:r>
      <w:r w:rsidR="0067271E">
        <w:rPr>
          <w:lang w:val="en-US"/>
        </w:rPr>
        <w:t>can see</w:t>
      </w:r>
      <w:r w:rsidRPr="00636303">
        <w:rPr>
          <w:lang w:val="en-US"/>
        </w:rPr>
        <w:t xml:space="preserve"> detailed information about a specific AMAP upon request, helping them decide whether to join or stay associated with an AMAP.</w:t>
      </w:r>
    </w:p>
    <w:p w14:paraId="3E485BD4" w14:textId="77777777" w:rsidR="00E14AD3" w:rsidRDefault="00E14AD3" w:rsidP="00ED02C5">
      <w:pPr>
        <w:ind w:left="720" w:firstLine="288"/>
        <w:rPr>
          <w:lang w:val="en-US"/>
        </w:rPr>
      </w:pPr>
      <w:r>
        <w:rPr>
          <w:lang w:val="en-US"/>
        </w:rPr>
        <w:br w:type="page"/>
      </w:r>
    </w:p>
    <w:p w14:paraId="34599BF7" w14:textId="340DBAC1" w:rsidR="003C5F50" w:rsidRPr="00CD3FA9" w:rsidRDefault="00C23777" w:rsidP="00760636">
      <w:pPr>
        <w:pStyle w:val="Ttulo1"/>
        <w:numPr>
          <w:ilvl w:val="1"/>
          <w:numId w:val="40"/>
        </w:numPr>
        <w:ind w:left="720" w:firstLine="288"/>
        <w:rPr>
          <w:lang w:val="en-US"/>
        </w:rPr>
      </w:pPr>
      <w:bookmarkStart w:id="33" w:name="_Toc182172850"/>
      <w:r w:rsidRPr="00C53CA1">
        <w:rPr>
          <w:lang w:val="en-US"/>
        </w:rPr>
        <w:lastRenderedPageBreak/>
        <w:t>Manage Product/Basket Subscriptions</w:t>
      </w:r>
      <w:r w:rsidR="003C5F50" w:rsidRPr="00C53CA1">
        <w:rPr>
          <w:lang w:val="en-US"/>
        </w:rPr>
        <w:t xml:space="preserve"> (UC1</w:t>
      </w:r>
      <w:r w:rsidR="006918FF">
        <w:rPr>
          <w:lang w:val="en-US"/>
        </w:rPr>
        <w:t>6</w:t>
      </w:r>
      <w:r w:rsidR="003C5F50" w:rsidRPr="00C53CA1">
        <w:rPr>
          <w:lang w:val="en-US"/>
        </w:rPr>
        <w:t>)</w:t>
      </w:r>
      <w:bookmarkEnd w:id="33"/>
    </w:p>
    <w:p w14:paraId="1F014C74" w14:textId="77777777" w:rsidR="00FE6F61" w:rsidRDefault="00FE6F61" w:rsidP="00ED02C5">
      <w:pPr>
        <w:ind w:left="720" w:firstLine="288"/>
        <w:rPr>
          <w:b/>
          <w:bCs/>
          <w:color w:val="D6615C" w:themeColor="accent1"/>
          <w:lang w:val="en-US"/>
        </w:rPr>
      </w:pPr>
    </w:p>
    <w:p w14:paraId="6CC11590" w14:textId="77777777" w:rsidR="003C5F50" w:rsidRPr="00FE6F61" w:rsidRDefault="003C5F50" w:rsidP="00ED02C5">
      <w:pPr>
        <w:ind w:left="720" w:firstLine="288"/>
        <w:rPr>
          <w:b/>
          <w:color w:val="D6615C" w:themeColor="accent1"/>
          <w:lang w:val="en-US"/>
        </w:rPr>
      </w:pPr>
      <w:r w:rsidRPr="00FE6F61">
        <w:rPr>
          <w:b/>
          <w:color w:val="D6615C" w:themeColor="accent1"/>
          <w:lang w:val="en-US"/>
        </w:rPr>
        <w:t>Description</w:t>
      </w:r>
    </w:p>
    <w:p w14:paraId="4665366A" w14:textId="0ACE8AD1" w:rsidR="003C5F50" w:rsidRPr="00D84394" w:rsidRDefault="00B20F08" w:rsidP="00ED02C5">
      <w:pPr>
        <w:ind w:left="720" w:firstLine="288"/>
        <w:jc w:val="both"/>
        <w:rPr>
          <w:lang w:val="en-US"/>
        </w:rPr>
      </w:pPr>
      <w:r w:rsidRPr="00D84394">
        <w:rPr>
          <w:lang w:val="en-US"/>
        </w:rPr>
        <w:t>In this use case, the actor manages their subscriptions to products or baskets. The actor requests products previously added by the producer, and this request remains pending until confirmed by the producer. The actor can also edit or modify their requests according to system rules, such as quantity limits or deadlines for changes. This use case allows the actor flexibility in selecting and adjusting their subscriptions, while adhering to the conditions set by the producer.</w:t>
      </w:r>
    </w:p>
    <w:p w14:paraId="33E55926" w14:textId="77777777" w:rsidR="003C5F50" w:rsidRDefault="003C5F50" w:rsidP="00ED02C5">
      <w:pPr>
        <w:ind w:left="720" w:firstLine="288"/>
        <w:rPr>
          <w:lang w:val="en-US"/>
        </w:rPr>
      </w:pPr>
    </w:p>
    <w:tbl>
      <w:tblPr>
        <w:tblW w:w="7753" w:type="dxa"/>
        <w:tblInd w:w="145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88"/>
        <w:gridCol w:w="6665"/>
      </w:tblGrid>
      <w:tr w:rsidR="003C5F50" w14:paraId="76D38418" w14:textId="77777777" w:rsidTr="00FE6F61">
        <w:trPr>
          <w:trHeight w:val="336"/>
        </w:trPr>
        <w:tc>
          <w:tcPr>
            <w:tcW w:w="1088" w:type="dxa"/>
            <w:shd w:val="clear" w:color="auto" w:fill="D6615C" w:themeFill="accent1"/>
            <w:vAlign w:val="center"/>
          </w:tcPr>
          <w:p w14:paraId="0099DC14" w14:textId="77777777" w:rsidR="003C5F50" w:rsidRDefault="003C5F50" w:rsidP="00850C74">
            <w:pPr>
              <w:ind w:left="0"/>
              <w:rPr>
                <w:b/>
                <w:bCs/>
                <w:color w:val="FFFFFF" w:themeColor="background1"/>
                <w:lang w:val="en-GB"/>
              </w:rPr>
            </w:pPr>
            <w:r w:rsidRPr="04FC1AEC">
              <w:rPr>
                <w:b/>
                <w:bCs/>
                <w:color w:val="FFFFFF" w:themeColor="background1"/>
                <w:lang w:val="en-GB"/>
              </w:rPr>
              <w:t>QFD</w:t>
            </w:r>
          </w:p>
        </w:tc>
        <w:tc>
          <w:tcPr>
            <w:tcW w:w="6665" w:type="dxa"/>
            <w:shd w:val="clear" w:color="auto" w:fill="F6DFDE" w:themeFill="accent1" w:themeFillTint="33"/>
            <w:vAlign w:val="center"/>
          </w:tcPr>
          <w:p w14:paraId="299C9381" w14:textId="77777777" w:rsidR="003C5F50" w:rsidRDefault="003C5F50"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3C5F50" w14:paraId="60CEF67D" w14:textId="77777777" w:rsidTr="00FE6F61">
        <w:trPr>
          <w:trHeight w:val="336"/>
        </w:trPr>
        <w:tc>
          <w:tcPr>
            <w:tcW w:w="1088" w:type="dxa"/>
            <w:shd w:val="clear" w:color="auto" w:fill="D6615C" w:themeFill="accent1"/>
            <w:vAlign w:val="center"/>
          </w:tcPr>
          <w:p w14:paraId="2B7F75F5" w14:textId="77777777" w:rsidR="003C5F50" w:rsidRDefault="003C5F50" w:rsidP="00850C74">
            <w:pPr>
              <w:ind w:left="0"/>
              <w:rPr>
                <w:b/>
                <w:bCs/>
                <w:color w:val="FFFFFF" w:themeColor="background1"/>
                <w:lang w:val="en-GB"/>
              </w:rPr>
            </w:pPr>
            <w:r w:rsidRPr="04FC1AEC">
              <w:rPr>
                <w:b/>
                <w:bCs/>
                <w:color w:val="FFFFFF" w:themeColor="background1"/>
                <w:lang w:val="en-GB"/>
              </w:rPr>
              <w:t>Priority</w:t>
            </w:r>
          </w:p>
        </w:tc>
        <w:tc>
          <w:tcPr>
            <w:tcW w:w="6665" w:type="dxa"/>
            <w:shd w:val="clear" w:color="auto" w:fill="F6DFDE" w:themeFill="accent1" w:themeFillTint="33"/>
            <w:vAlign w:val="center"/>
          </w:tcPr>
          <w:p w14:paraId="53DD0328" w14:textId="77777777" w:rsidR="003C5F50" w:rsidRDefault="003C5F50" w:rsidP="00850C74">
            <w:pPr>
              <w:ind w:left="0"/>
              <w:rPr>
                <w:lang w:val="en-GB"/>
              </w:rPr>
            </w:pPr>
            <w:r w:rsidRPr="04FC1AEC">
              <w:rPr>
                <w:lang w:val="en-GB"/>
              </w:rPr>
              <w:t>High</w:t>
            </w:r>
          </w:p>
        </w:tc>
      </w:tr>
    </w:tbl>
    <w:p w14:paraId="7E09ED13" w14:textId="77777777" w:rsidR="003C5F50" w:rsidRPr="00F52D09" w:rsidRDefault="003C5F50" w:rsidP="00ED02C5">
      <w:pPr>
        <w:ind w:left="720" w:firstLine="288"/>
        <w:rPr>
          <w:lang w:val="en-US"/>
        </w:rPr>
      </w:pPr>
    </w:p>
    <w:p w14:paraId="1B0E3B60" w14:textId="77777777" w:rsidR="00FE6F61" w:rsidRPr="00F52D09" w:rsidRDefault="00FE6F61" w:rsidP="00ED02C5">
      <w:pPr>
        <w:ind w:left="720" w:firstLine="288"/>
        <w:rPr>
          <w:lang w:val="en-US"/>
        </w:rPr>
      </w:pPr>
    </w:p>
    <w:p w14:paraId="5DD8E3B8" w14:textId="77777777" w:rsidR="003C5F50" w:rsidRPr="00FE6F61" w:rsidRDefault="003C5F50" w:rsidP="00ED02C5">
      <w:pPr>
        <w:ind w:left="720" w:firstLine="288"/>
        <w:rPr>
          <w:b/>
          <w:color w:val="D6615C" w:themeColor="accent1"/>
        </w:rPr>
      </w:pPr>
      <w:proofErr w:type="spellStart"/>
      <w:r w:rsidRPr="00FE6F61">
        <w:rPr>
          <w:b/>
          <w:color w:val="D6615C" w:themeColor="accent1"/>
        </w:rPr>
        <w:t>Stimulus</w:t>
      </w:r>
      <w:proofErr w:type="spellEnd"/>
      <w:r w:rsidRPr="00FE6F61">
        <w:rPr>
          <w:b/>
          <w:color w:val="D6615C" w:themeColor="accent1"/>
        </w:rPr>
        <w:t xml:space="preserve">/Response </w:t>
      </w:r>
      <w:proofErr w:type="spellStart"/>
      <w:r w:rsidRPr="00FE6F61">
        <w:rPr>
          <w:b/>
          <w:color w:val="D6615C" w:themeColor="accent1"/>
        </w:rPr>
        <w:t>Sequences</w:t>
      </w:r>
      <w:proofErr w:type="spellEnd"/>
    </w:p>
    <w:p w14:paraId="4EBB0414" w14:textId="1A2C8ABE" w:rsidR="00591840" w:rsidRPr="00667CD3" w:rsidRDefault="00591840" w:rsidP="00760636">
      <w:pPr>
        <w:numPr>
          <w:ilvl w:val="0"/>
          <w:numId w:val="17"/>
        </w:numPr>
        <w:ind w:left="720" w:firstLine="288"/>
        <w:jc w:val="both"/>
        <w:rPr>
          <w:bCs/>
          <w:lang w:val="en-US"/>
        </w:rPr>
      </w:pPr>
      <w:r w:rsidRPr="00667CD3">
        <w:rPr>
          <w:bCs/>
          <w:lang w:val="en-US"/>
        </w:rPr>
        <w:t>The actor selects the "Manage Subscriptions" option to edit or delete existing subscription requests.</w:t>
      </w:r>
    </w:p>
    <w:p w14:paraId="7798490E"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retrieves the actor’s current subscription requests, allowing them to view, modify, or delete their selections.</w:t>
      </w:r>
    </w:p>
    <w:p w14:paraId="28379D77"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actor modifies their request according to system rules.</w:t>
      </w:r>
    </w:p>
    <w:p w14:paraId="78A0AFF9"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validates the modification based on available stock, limits, and other conditions (e.g., deadlines).</w:t>
      </w:r>
    </w:p>
    <w:p w14:paraId="478BEA2E"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updates the subscription details based on the changes made by the actor.</w:t>
      </w:r>
    </w:p>
    <w:p w14:paraId="5DA3B0F7"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sends the updated request to the producer for confirmation.</w:t>
      </w:r>
    </w:p>
    <w:p w14:paraId="6BC8CDCB"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actor is notified that the subscription modification is pending producer confirmation.</w:t>
      </w:r>
    </w:p>
    <w:p w14:paraId="118BCB53"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 xml:space="preserve">The actor can also go to the "View Products" section and </w:t>
      </w:r>
      <w:proofErr w:type="gramStart"/>
      <w:r w:rsidRPr="00591840">
        <w:rPr>
          <w:bCs/>
          <w:lang w:val="en-US"/>
        </w:rPr>
        <w:t>selects</w:t>
      </w:r>
      <w:proofErr w:type="gramEnd"/>
      <w:r w:rsidRPr="00591840">
        <w:rPr>
          <w:bCs/>
          <w:lang w:val="en-US"/>
        </w:rPr>
        <w:t xml:space="preserve"> the product they wish to request from the "View Products" section.</w:t>
      </w:r>
    </w:p>
    <w:p w14:paraId="3B03FC41"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validates the request against any quantity limits or conditions set by the producer.</w:t>
      </w:r>
    </w:p>
    <w:p w14:paraId="22F11FEF"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sends the request to the producer for confirmation.</w:t>
      </w:r>
    </w:p>
    <w:p w14:paraId="5F95C235" w14:textId="0878D2C4" w:rsidR="003C5F50" w:rsidRPr="00C77FA0" w:rsidRDefault="00591840" w:rsidP="00760636">
      <w:pPr>
        <w:numPr>
          <w:ilvl w:val="0"/>
          <w:numId w:val="17"/>
        </w:numPr>
        <w:tabs>
          <w:tab w:val="num" w:pos="720"/>
        </w:tabs>
        <w:ind w:left="720" w:firstLine="288"/>
        <w:jc w:val="both"/>
        <w:rPr>
          <w:lang w:val="en-US"/>
        </w:rPr>
      </w:pPr>
      <w:r w:rsidRPr="00C77FA0">
        <w:rPr>
          <w:lang w:val="en-US"/>
        </w:rPr>
        <w:t>The actor is notified that the new subscription request is pending producer confirmation.</w:t>
      </w:r>
    </w:p>
    <w:p w14:paraId="0445233D" w14:textId="7CEC1F7F" w:rsidR="00FE6F61" w:rsidRPr="006D7D68" w:rsidRDefault="00E14AD3" w:rsidP="00ED02C5">
      <w:pPr>
        <w:ind w:left="720" w:firstLine="288"/>
        <w:rPr>
          <w:b/>
          <w:bCs/>
          <w:color w:val="D6615C" w:themeColor="accent1"/>
          <w:lang w:val="en-GB"/>
        </w:rPr>
      </w:pPr>
      <w:r w:rsidRPr="006D7D68">
        <w:rPr>
          <w:b/>
          <w:bCs/>
          <w:color w:val="D6615C" w:themeColor="accent1"/>
          <w:lang w:val="en-GB"/>
        </w:rPr>
        <w:br w:type="page"/>
      </w:r>
    </w:p>
    <w:p w14:paraId="63CE8D09" w14:textId="262DBCD0" w:rsidR="003C5F50" w:rsidRPr="006D7D68" w:rsidRDefault="003C5F50" w:rsidP="00ED02C5">
      <w:pPr>
        <w:ind w:left="720" w:firstLine="288"/>
        <w:rPr>
          <w:b/>
          <w:color w:val="D6615C" w:themeColor="accent1"/>
          <w:lang w:val="en-GB"/>
        </w:rPr>
      </w:pPr>
      <w:r w:rsidRPr="006D7D68">
        <w:rPr>
          <w:b/>
          <w:color w:val="D6615C" w:themeColor="accent1"/>
          <w:lang w:val="en-GB"/>
        </w:rPr>
        <w:lastRenderedPageBreak/>
        <w:t>Functional Requirements</w:t>
      </w:r>
    </w:p>
    <w:p w14:paraId="06056E96" w14:textId="359451AF" w:rsidR="003C5F50" w:rsidRPr="00667CD3" w:rsidRDefault="003C5F50" w:rsidP="00ED02C5">
      <w:pPr>
        <w:ind w:left="720" w:firstLine="288"/>
        <w:jc w:val="both"/>
        <w:rPr>
          <w:lang w:val="en-US"/>
        </w:rPr>
      </w:pPr>
      <w:r w:rsidRPr="00D47538">
        <w:rPr>
          <w:b/>
          <w:lang w:val="en-US"/>
        </w:rPr>
        <w:t>REQ-</w:t>
      </w:r>
      <w:r w:rsidR="00850C74">
        <w:rPr>
          <w:b/>
          <w:lang w:val="en-US"/>
        </w:rPr>
        <w:t>20</w:t>
      </w:r>
      <w:r w:rsidRPr="00D47538">
        <w:rPr>
          <w:b/>
          <w:lang w:val="en-US"/>
        </w:rPr>
        <w:t>:</w:t>
      </w:r>
      <w:r w:rsidR="00D14EBE" w:rsidRPr="00667CD3">
        <w:rPr>
          <w:lang w:val="en-US"/>
        </w:rPr>
        <w:t xml:space="preserve"> </w:t>
      </w:r>
      <w:r w:rsidR="00876B78">
        <w:rPr>
          <w:lang w:val="en-US"/>
        </w:rPr>
        <w:t>T</w:t>
      </w:r>
      <w:r w:rsidR="00D14EBE" w:rsidRPr="00667CD3">
        <w:rPr>
          <w:lang w:val="en-US"/>
        </w:rPr>
        <w:t xml:space="preserve">he actor </w:t>
      </w:r>
      <w:r w:rsidR="00876B78">
        <w:rPr>
          <w:lang w:val="en-US"/>
        </w:rPr>
        <w:t>can see the</w:t>
      </w:r>
      <w:r w:rsidR="00D14EBE" w:rsidRPr="00667CD3">
        <w:rPr>
          <w:lang w:val="en-US"/>
        </w:rPr>
        <w:t xml:space="preserve"> list of their existing product or basket subscription requests.</w:t>
      </w:r>
    </w:p>
    <w:p w14:paraId="08A88ED8" w14:textId="13177DAA" w:rsidR="003C5F50" w:rsidRPr="00667CD3" w:rsidRDefault="003C5F50" w:rsidP="00ED02C5">
      <w:pPr>
        <w:ind w:left="720" w:firstLine="288"/>
        <w:jc w:val="both"/>
        <w:rPr>
          <w:lang w:val="en-US"/>
        </w:rPr>
      </w:pPr>
      <w:r w:rsidRPr="00D47538">
        <w:rPr>
          <w:b/>
          <w:lang w:val="en-US"/>
        </w:rPr>
        <w:t>REQ-</w:t>
      </w:r>
      <w:r w:rsidR="00850C74">
        <w:rPr>
          <w:b/>
          <w:lang w:val="en-US"/>
        </w:rPr>
        <w:t>21</w:t>
      </w:r>
      <w:r w:rsidRPr="00D47538">
        <w:rPr>
          <w:b/>
          <w:lang w:val="en-US"/>
        </w:rPr>
        <w:t>:</w:t>
      </w:r>
      <w:r w:rsidR="000D2486">
        <w:rPr>
          <w:lang w:val="en-US"/>
        </w:rPr>
        <w:t xml:space="preserve"> </w:t>
      </w:r>
      <w:r w:rsidR="00876B78">
        <w:rPr>
          <w:lang w:val="en-US"/>
        </w:rPr>
        <w:t>T</w:t>
      </w:r>
      <w:r w:rsidR="00551991" w:rsidRPr="00667CD3">
        <w:rPr>
          <w:lang w:val="en-US"/>
        </w:rPr>
        <w:t>he actor</w:t>
      </w:r>
      <w:r w:rsidR="00876B78">
        <w:rPr>
          <w:lang w:val="en-US"/>
        </w:rPr>
        <w:t xml:space="preserve"> can</w:t>
      </w:r>
      <w:r w:rsidR="00551991" w:rsidRPr="00667CD3">
        <w:rPr>
          <w:lang w:val="en-US"/>
        </w:rPr>
        <w:t xml:space="preserve"> edit or delete their existing subscription requests. The actor should be able to modify quantities or remove items from their subscription list.</w:t>
      </w:r>
    </w:p>
    <w:p w14:paraId="04EC8AA5" w14:textId="06DE8A8A" w:rsidR="00BF607D" w:rsidRPr="00667CD3" w:rsidRDefault="00BF607D" w:rsidP="00ED02C5">
      <w:pPr>
        <w:ind w:left="720" w:firstLine="288"/>
        <w:jc w:val="both"/>
        <w:rPr>
          <w:lang w:val="en-US"/>
        </w:rPr>
      </w:pPr>
      <w:r w:rsidRPr="00D47538">
        <w:rPr>
          <w:b/>
          <w:lang w:val="en-US"/>
        </w:rPr>
        <w:t>REQ-</w:t>
      </w:r>
      <w:r w:rsidR="00D47538" w:rsidRPr="00D47538">
        <w:rPr>
          <w:b/>
          <w:lang w:val="en-US"/>
        </w:rPr>
        <w:t>2</w:t>
      </w:r>
      <w:r w:rsidR="00850C74">
        <w:rPr>
          <w:b/>
          <w:lang w:val="en-US"/>
        </w:rPr>
        <w:t>2</w:t>
      </w:r>
      <w:r w:rsidRPr="00D47538">
        <w:rPr>
          <w:b/>
          <w:lang w:val="en-US"/>
        </w:rPr>
        <w:t>:</w:t>
      </w:r>
      <w:r w:rsidR="00636303" w:rsidRPr="00C77FA0">
        <w:rPr>
          <w:lang w:val="en-US"/>
        </w:rPr>
        <w:t xml:space="preserve"> </w:t>
      </w:r>
      <w:r w:rsidR="00876B78">
        <w:rPr>
          <w:lang w:val="en-US"/>
        </w:rPr>
        <w:t>T</w:t>
      </w:r>
      <w:r w:rsidR="00636303" w:rsidRPr="00C77FA0">
        <w:rPr>
          <w:lang w:val="en-US"/>
        </w:rPr>
        <w:t xml:space="preserve">he actor </w:t>
      </w:r>
      <w:r w:rsidR="00876B78">
        <w:rPr>
          <w:lang w:val="en-US"/>
        </w:rPr>
        <w:t>can</w:t>
      </w:r>
      <w:r w:rsidR="00636303" w:rsidRPr="00C77FA0">
        <w:rPr>
          <w:lang w:val="en-US"/>
        </w:rPr>
        <w:t xml:space="preserve"> </w:t>
      </w:r>
      <w:proofErr w:type="gramStart"/>
      <w:r w:rsidR="00636303" w:rsidRPr="00C77FA0">
        <w:rPr>
          <w:lang w:val="en-US"/>
        </w:rPr>
        <w:t>subscribe</w:t>
      </w:r>
      <w:proofErr w:type="gramEnd"/>
      <w:r w:rsidR="00636303" w:rsidRPr="00C77FA0">
        <w:rPr>
          <w:lang w:val="en-US"/>
        </w:rPr>
        <w:t xml:space="preserve"> new products by accessing the "View Products" section and selecting the desired products.</w:t>
      </w:r>
    </w:p>
    <w:p w14:paraId="7C7A8729" w14:textId="23AE5F9C" w:rsidR="000609DD" w:rsidRPr="00CD3FA9" w:rsidRDefault="004A2670" w:rsidP="00760636">
      <w:pPr>
        <w:pStyle w:val="Ttulo1"/>
        <w:numPr>
          <w:ilvl w:val="1"/>
          <w:numId w:val="40"/>
        </w:numPr>
        <w:ind w:left="720" w:firstLine="288"/>
        <w:rPr>
          <w:lang w:val="en-US"/>
        </w:rPr>
      </w:pPr>
      <w:bookmarkStart w:id="34" w:name="_Toc182172851"/>
      <w:proofErr w:type="spellStart"/>
      <w:r w:rsidRPr="004A2670">
        <w:t>View</w:t>
      </w:r>
      <w:proofErr w:type="spellEnd"/>
      <w:r w:rsidRPr="004A2670">
        <w:t xml:space="preserve"> </w:t>
      </w:r>
      <w:proofErr w:type="spellStart"/>
      <w:r w:rsidRPr="004A2670">
        <w:t>Subscriptions</w:t>
      </w:r>
      <w:proofErr w:type="spellEnd"/>
      <w:r w:rsidRPr="004A2670">
        <w:t xml:space="preserve"> </w:t>
      </w:r>
      <w:proofErr w:type="spellStart"/>
      <w:r w:rsidRPr="004A2670">
        <w:t>History</w:t>
      </w:r>
      <w:proofErr w:type="spellEnd"/>
      <w:r w:rsidRPr="004A2670">
        <w:rPr>
          <w:lang w:val="en-US"/>
        </w:rPr>
        <w:t xml:space="preserve"> </w:t>
      </w:r>
      <w:r w:rsidR="000609DD" w:rsidRPr="00C53CA1">
        <w:rPr>
          <w:lang w:val="en-US"/>
        </w:rPr>
        <w:t>(UC1</w:t>
      </w:r>
      <w:r w:rsidR="006918FF">
        <w:rPr>
          <w:lang w:val="en-US"/>
        </w:rPr>
        <w:t>7</w:t>
      </w:r>
      <w:r w:rsidR="000609DD" w:rsidRPr="00C53CA1">
        <w:rPr>
          <w:lang w:val="en-US"/>
        </w:rPr>
        <w:t>)</w:t>
      </w:r>
      <w:bookmarkEnd w:id="34"/>
    </w:p>
    <w:p w14:paraId="0F8F0415" w14:textId="77777777" w:rsidR="00FE6F61" w:rsidRDefault="00FE6F61" w:rsidP="00ED02C5">
      <w:pPr>
        <w:ind w:left="720" w:firstLine="288"/>
        <w:rPr>
          <w:b/>
          <w:bCs/>
          <w:color w:val="D6615C" w:themeColor="accent1"/>
          <w:lang w:val="en-US"/>
        </w:rPr>
      </w:pPr>
    </w:p>
    <w:p w14:paraId="03A01906" w14:textId="77777777" w:rsidR="000609DD" w:rsidRPr="00FE6F61" w:rsidRDefault="000609DD" w:rsidP="00ED02C5">
      <w:pPr>
        <w:ind w:left="720" w:firstLine="288"/>
        <w:rPr>
          <w:b/>
          <w:color w:val="D6615C" w:themeColor="accent1"/>
          <w:lang w:val="en-US"/>
        </w:rPr>
      </w:pPr>
      <w:r w:rsidRPr="00FE6F61">
        <w:rPr>
          <w:b/>
          <w:color w:val="D6615C" w:themeColor="accent1"/>
          <w:lang w:val="en-US"/>
        </w:rPr>
        <w:t>Description</w:t>
      </w:r>
    </w:p>
    <w:p w14:paraId="250F3F0D" w14:textId="7692ADA3" w:rsidR="000609DD" w:rsidRPr="00337AD8" w:rsidRDefault="00D84394" w:rsidP="00ED02C5">
      <w:pPr>
        <w:ind w:left="720" w:firstLine="288"/>
        <w:jc w:val="both"/>
        <w:rPr>
          <w:lang w:val="en-US"/>
        </w:rPr>
      </w:pPr>
      <w:r w:rsidRPr="00337AD8">
        <w:rPr>
          <w:lang w:val="en-US"/>
        </w:rPr>
        <w:t>In this use case, the actor can view the history of all subscriptions made in the past. This feature allows the actor to access detailed information about previous subscriptions, including products and baskets requested, dates, and subscription statuses. This provides the actor with a comprehensive view of their participation history in the AMAP, supporting the management and tracking of past interactions.</w:t>
      </w:r>
    </w:p>
    <w:p w14:paraId="360C7A48" w14:textId="77777777" w:rsidR="00D84394" w:rsidRDefault="00D84394" w:rsidP="00ED02C5">
      <w:pPr>
        <w:ind w:left="720" w:firstLine="288"/>
        <w:rPr>
          <w:lang w:val="en-US"/>
        </w:rPr>
      </w:pPr>
    </w:p>
    <w:tbl>
      <w:tblPr>
        <w:tblW w:w="7740" w:type="dxa"/>
        <w:tblInd w:w="15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07"/>
        <w:gridCol w:w="6433"/>
      </w:tblGrid>
      <w:tr w:rsidR="000609DD" w14:paraId="51913055" w14:textId="77777777" w:rsidTr="00FE6F61">
        <w:trPr>
          <w:trHeight w:val="340"/>
        </w:trPr>
        <w:tc>
          <w:tcPr>
            <w:tcW w:w="1307" w:type="dxa"/>
            <w:shd w:val="clear" w:color="auto" w:fill="D6615C" w:themeFill="accent1"/>
            <w:vAlign w:val="center"/>
          </w:tcPr>
          <w:p w14:paraId="54F29F87" w14:textId="77777777" w:rsidR="000609DD" w:rsidRDefault="000609DD" w:rsidP="00850C74">
            <w:pPr>
              <w:ind w:left="0"/>
              <w:rPr>
                <w:b/>
                <w:bCs/>
                <w:color w:val="FFFFFF" w:themeColor="background1"/>
                <w:lang w:val="en-GB"/>
              </w:rPr>
            </w:pPr>
            <w:r w:rsidRPr="04FC1AEC">
              <w:rPr>
                <w:b/>
                <w:bCs/>
                <w:color w:val="FFFFFF" w:themeColor="background1"/>
                <w:lang w:val="en-GB"/>
              </w:rPr>
              <w:t>QFD</w:t>
            </w:r>
          </w:p>
        </w:tc>
        <w:tc>
          <w:tcPr>
            <w:tcW w:w="6433" w:type="dxa"/>
            <w:shd w:val="clear" w:color="auto" w:fill="F6DFDE" w:themeFill="accent1" w:themeFillTint="33"/>
            <w:vAlign w:val="center"/>
          </w:tcPr>
          <w:p w14:paraId="7ADED4A8" w14:textId="54CFF95C" w:rsidR="000609DD" w:rsidRDefault="00DC730C" w:rsidP="00850C74">
            <w:pPr>
              <w:ind w:left="0"/>
              <w:rPr>
                <w:rFonts w:ascii="Trebuchet MS" w:eastAsia="Trebuchet MS" w:hAnsi="Trebuchet MS" w:cs="Trebuchet MS"/>
                <w:lang w:val="en-GB"/>
              </w:rPr>
            </w:pPr>
            <w:proofErr w:type="spellStart"/>
            <w:r w:rsidRPr="00DC730C">
              <w:rPr>
                <w:rFonts w:ascii="Trebuchet MS" w:eastAsia="Trebuchet MS" w:hAnsi="Trebuchet MS" w:cs="Trebuchet MS"/>
              </w:rPr>
              <w:t>Desirable</w:t>
            </w:r>
            <w:proofErr w:type="spellEnd"/>
          </w:p>
        </w:tc>
      </w:tr>
      <w:tr w:rsidR="000609DD" w14:paraId="07A0B93C" w14:textId="77777777" w:rsidTr="00FE6F61">
        <w:trPr>
          <w:trHeight w:val="340"/>
        </w:trPr>
        <w:tc>
          <w:tcPr>
            <w:tcW w:w="1307" w:type="dxa"/>
            <w:shd w:val="clear" w:color="auto" w:fill="D6615C" w:themeFill="accent1"/>
            <w:vAlign w:val="center"/>
          </w:tcPr>
          <w:p w14:paraId="49F81E18" w14:textId="77777777" w:rsidR="000609DD" w:rsidRDefault="000609DD" w:rsidP="00850C74">
            <w:pPr>
              <w:ind w:left="0"/>
              <w:rPr>
                <w:b/>
                <w:bCs/>
                <w:color w:val="FFFFFF" w:themeColor="background1"/>
                <w:lang w:val="en-GB"/>
              </w:rPr>
            </w:pPr>
            <w:r w:rsidRPr="04FC1AEC">
              <w:rPr>
                <w:b/>
                <w:bCs/>
                <w:color w:val="FFFFFF" w:themeColor="background1"/>
                <w:lang w:val="en-GB"/>
              </w:rPr>
              <w:t>Priority</w:t>
            </w:r>
          </w:p>
        </w:tc>
        <w:tc>
          <w:tcPr>
            <w:tcW w:w="6433" w:type="dxa"/>
            <w:shd w:val="clear" w:color="auto" w:fill="F6DFDE" w:themeFill="accent1" w:themeFillTint="33"/>
            <w:vAlign w:val="center"/>
          </w:tcPr>
          <w:p w14:paraId="4EA76A2A" w14:textId="3DD86651" w:rsidR="000609DD" w:rsidRDefault="00303CA5" w:rsidP="00850C74">
            <w:pPr>
              <w:ind w:left="0"/>
              <w:rPr>
                <w:lang w:val="en-GB"/>
              </w:rPr>
            </w:pPr>
            <w:proofErr w:type="spellStart"/>
            <w:r w:rsidRPr="00303CA5">
              <w:t>Medium</w:t>
            </w:r>
            <w:proofErr w:type="spellEnd"/>
          </w:p>
        </w:tc>
      </w:tr>
    </w:tbl>
    <w:p w14:paraId="558C4E0B" w14:textId="77777777" w:rsidR="000609DD" w:rsidRPr="00F52D09" w:rsidRDefault="000609DD" w:rsidP="00ED02C5">
      <w:pPr>
        <w:ind w:left="720" w:firstLine="288"/>
        <w:rPr>
          <w:lang w:val="en-US"/>
        </w:rPr>
      </w:pPr>
    </w:p>
    <w:p w14:paraId="1CF532B6" w14:textId="77777777" w:rsidR="00FE6F61" w:rsidRDefault="00FE6F61" w:rsidP="00ED02C5">
      <w:pPr>
        <w:ind w:left="720" w:firstLine="288"/>
        <w:rPr>
          <w:b/>
          <w:bCs/>
          <w:color w:val="D6615C" w:themeColor="accent1"/>
        </w:rPr>
      </w:pPr>
    </w:p>
    <w:p w14:paraId="029AD829" w14:textId="775B88A4" w:rsidR="000609DD" w:rsidRPr="00FE6F61" w:rsidRDefault="000609DD" w:rsidP="00ED02C5">
      <w:pPr>
        <w:ind w:left="720" w:firstLine="288"/>
        <w:rPr>
          <w:b/>
          <w:color w:val="D6615C" w:themeColor="accent1"/>
        </w:rPr>
      </w:pPr>
      <w:proofErr w:type="spellStart"/>
      <w:r w:rsidRPr="00FE6F61">
        <w:rPr>
          <w:b/>
          <w:color w:val="D6615C" w:themeColor="accent1"/>
        </w:rPr>
        <w:t>Stimulus</w:t>
      </w:r>
      <w:proofErr w:type="spellEnd"/>
      <w:r w:rsidRPr="00FE6F61">
        <w:rPr>
          <w:b/>
          <w:color w:val="D6615C" w:themeColor="accent1"/>
        </w:rPr>
        <w:t xml:space="preserve">/Response </w:t>
      </w:r>
      <w:proofErr w:type="spellStart"/>
      <w:r w:rsidRPr="00FE6F61">
        <w:rPr>
          <w:b/>
          <w:color w:val="D6615C" w:themeColor="accent1"/>
        </w:rPr>
        <w:t>Sequences</w:t>
      </w:r>
      <w:proofErr w:type="spellEnd"/>
    </w:p>
    <w:p w14:paraId="143B5871" w14:textId="4A6B4734" w:rsidR="00C67322" w:rsidRPr="00B76966" w:rsidRDefault="00C67322" w:rsidP="00760636">
      <w:pPr>
        <w:numPr>
          <w:ilvl w:val="0"/>
          <w:numId w:val="18"/>
        </w:numPr>
        <w:ind w:left="720" w:firstLine="288"/>
        <w:jc w:val="both"/>
        <w:rPr>
          <w:lang w:val="en-US"/>
        </w:rPr>
      </w:pPr>
      <w:r w:rsidRPr="00B76966">
        <w:rPr>
          <w:lang w:val="en-US"/>
        </w:rPr>
        <w:t>The actor selects the "View Subscriptions History" option to view their past subscription details.</w:t>
      </w:r>
    </w:p>
    <w:p w14:paraId="43BCB07B" w14:textId="77777777" w:rsidR="00C67322" w:rsidRPr="00C67322" w:rsidRDefault="00C67322" w:rsidP="00760636">
      <w:pPr>
        <w:numPr>
          <w:ilvl w:val="0"/>
          <w:numId w:val="18"/>
        </w:numPr>
        <w:tabs>
          <w:tab w:val="num" w:pos="720"/>
        </w:tabs>
        <w:ind w:left="720" w:firstLine="288"/>
        <w:jc w:val="both"/>
        <w:rPr>
          <w:lang w:val="en-US"/>
        </w:rPr>
      </w:pPr>
      <w:r w:rsidRPr="00C67322">
        <w:rPr>
          <w:lang w:val="en-US"/>
        </w:rPr>
        <w:t xml:space="preserve">The system retrieves and displays a list of all previous subscriptions made by the actor, including details such as product or basket names, subscription dates, and </w:t>
      </w:r>
      <w:proofErr w:type="gramStart"/>
      <w:r w:rsidRPr="00C67322">
        <w:rPr>
          <w:lang w:val="en-US"/>
        </w:rPr>
        <w:t>current status</w:t>
      </w:r>
      <w:proofErr w:type="gramEnd"/>
      <w:r w:rsidRPr="00C67322">
        <w:rPr>
          <w:lang w:val="en-US"/>
        </w:rPr>
        <w:t xml:space="preserve"> (e.g., pending, confirmed, completed, canceled).</w:t>
      </w:r>
    </w:p>
    <w:p w14:paraId="38CB38D3" w14:textId="77777777" w:rsidR="00C67322" w:rsidRPr="00C67322" w:rsidRDefault="00C67322" w:rsidP="00760636">
      <w:pPr>
        <w:numPr>
          <w:ilvl w:val="0"/>
          <w:numId w:val="18"/>
        </w:numPr>
        <w:tabs>
          <w:tab w:val="num" w:pos="720"/>
        </w:tabs>
        <w:ind w:left="720" w:firstLine="288"/>
        <w:jc w:val="both"/>
        <w:rPr>
          <w:lang w:val="en-US"/>
        </w:rPr>
      </w:pPr>
      <w:r w:rsidRPr="00C67322">
        <w:rPr>
          <w:lang w:val="en-US"/>
        </w:rPr>
        <w:t>The actor reviews the list of past subscriptions and selects a specific subscription to view detailed information.</w:t>
      </w:r>
    </w:p>
    <w:p w14:paraId="674FBDD5" w14:textId="77777777" w:rsidR="00C67322" w:rsidRPr="00C67322" w:rsidRDefault="00C67322" w:rsidP="00760636">
      <w:pPr>
        <w:numPr>
          <w:ilvl w:val="0"/>
          <w:numId w:val="18"/>
        </w:numPr>
        <w:tabs>
          <w:tab w:val="num" w:pos="720"/>
        </w:tabs>
        <w:ind w:left="720" w:firstLine="288"/>
        <w:jc w:val="both"/>
        <w:rPr>
          <w:lang w:val="en-US"/>
        </w:rPr>
      </w:pPr>
      <w:r w:rsidRPr="00C67322">
        <w:rPr>
          <w:lang w:val="en-US"/>
        </w:rPr>
        <w:t>The system provides detailed information about the selected subscription, including the specific products or baskets requested, quantity, dates of request and confirmation, and subscription status.</w:t>
      </w:r>
    </w:p>
    <w:p w14:paraId="02D5C0E5" w14:textId="7BE27547" w:rsidR="000609DD" w:rsidRPr="009A3418" w:rsidRDefault="00C67322" w:rsidP="00760636">
      <w:pPr>
        <w:numPr>
          <w:ilvl w:val="0"/>
          <w:numId w:val="18"/>
        </w:numPr>
        <w:tabs>
          <w:tab w:val="num" w:pos="720"/>
        </w:tabs>
        <w:ind w:left="720" w:firstLine="288"/>
        <w:jc w:val="both"/>
        <w:rPr>
          <w:lang w:val="en-US"/>
        </w:rPr>
      </w:pPr>
      <w:r w:rsidRPr="00C67322">
        <w:rPr>
          <w:lang w:val="en-US"/>
        </w:rPr>
        <w:t>The actor may filter or search the history by various parameters, such as product, date, or subscription status.</w:t>
      </w:r>
    </w:p>
    <w:p w14:paraId="321F79B8" w14:textId="6C4DA50C" w:rsidR="002E6BAB" w:rsidRPr="006D7D68" w:rsidRDefault="00E14AD3" w:rsidP="00ED02C5">
      <w:pPr>
        <w:ind w:left="720" w:firstLine="288"/>
        <w:rPr>
          <w:b/>
          <w:bCs/>
          <w:color w:val="D6615C" w:themeColor="accent1"/>
          <w:lang w:val="en-GB"/>
        </w:rPr>
      </w:pPr>
      <w:r w:rsidRPr="006D7D68">
        <w:rPr>
          <w:b/>
          <w:bCs/>
          <w:color w:val="D6615C" w:themeColor="accent1"/>
          <w:lang w:val="en-GB"/>
        </w:rPr>
        <w:br w:type="page"/>
      </w:r>
    </w:p>
    <w:p w14:paraId="62E95CE3" w14:textId="06373961" w:rsidR="009A3418" w:rsidRPr="00102673" w:rsidRDefault="009A3418" w:rsidP="00ED02C5">
      <w:pPr>
        <w:ind w:left="720" w:firstLine="288"/>
        <w:rPr>
          <w:b/>
          <w:color w:val="D6615C" w:themeColor="accent1"/>
          <w:lang w:val="en-GB"/>
        </w:rPr>
      </w:pPr>
      <w:r w:rsidRPr="00102673">
        <w:rPr>
          <w:b/>
          <w:color w:val="D6615C" w:themeColor="accent1"/>
          <w:lang w:val="en-GB"/>
        </w:rPr>
        <w:lastRenderedPageBreak/>
        <w:t>Functional Requirements</w:t>
      </w:r>
    </w:p>
    <w:p w14:paraId="5D55C4AA" w14:textId="2D706781" w:rsidR="000609DD" w:rsidRPr="00667CD3" w:rsidRDefault="000609DD" w:rsidP="00ED02C5">
      <w:pPr>
        <w:ind w:left="720" w:firstLine="288"/>
        <w:jc w:val="both"/>
        <w:rPr>
          <w:lang w:val="en-US"/>
        </w:rPr>
      </w:pPr>
      <w:r w:rsidRPr="00D47538">
        <w:rPr>
          <w:b/>
          <w:lang w:val="en-US"/>
        </w:rPr>
        <w:t>REQ-</w:t>
      </w:r>
      <w:r w:rsidR="002226AF" w:rsidRPr="00D47538">
        <w:rPr>
          <w:b/>
          <w:lang w:val="en-US"/>
        </w:rPr>
        <w:t>2</w:t>
      </w:r>
      <w:r w:rsidR="00850C74">
        <w:rPr>
          <w:b/>
          <w:lang w:val="en-US"/>
        </w:rPr>
        <w:t>3</w:t>
      </w:r>
      <w:r w:rsidRPr="00D47538">
        <w:rPr>
          <w:b/>
          <w:lang w:val="en-US"/>
        </w:rPr>
        <w:t>:</w:t>
      </w:r>
      <w:r w:rsidRPr="00667CD3">
        <w:rPr>
          <w:lang w:val="en-US"/>
        </w:rPr>
        <w:t xml:space="preserve"> </w:t>
      </w:r>
      <w:r w:rsidR="00AF0720">
        <w:rPr>
          <w:lang w:val="en-US"/>
        </w:rPr>
        <w:t>The</w:t>
      </w:r>
      <w:r w:rsidR="006C621A" w:rsidRPr="00095359">
        <w:rPr>
          <w:lang w:val="en-US"/>
        </w:rPr>
        <w:t xml:space="preserve"> actor </w:t>
      </w:r>
      <w:r w:rsidR="00AF0720">
        <w:rPr>
          <w:lang w:val="en-US"/>
        </w:rPr>
        <w:t>can</w:t>
      </w:r>
      <w:r w:rsidR="006C621A" w:rsidRPr="00095359">
        <w:rPr>
          <w:lang w:val="en-US"/>
        </w:rPr>
        <w:t xml:space="preserve"> access to a history of all past subscriptions made within the AMAP, displaying relevant details such as products or baskets requested and subscription status, and allow the actor to filter the history by various parameters, such as product, date, or subscription status, to easily find specific past subscriptions.</w:t>
      </w:r>
    </w:p>
    <w:p w14:paraId="3E66A5CC" w14:textId="7686178A" w:rsidR="000609DD" w:rsidRPr="00667CD3" w:rsidRDefault="000609DD" w:rsidP="00ED02C5">
      <w:pPr>
        <w:ind w:left="720" w:firstLine="288"/>
        <w:jc w:val="both"/>
        <w:rPr>
          <w:lang w:val="en-US"/>
        </w:rPr>
      </w:pPr>
      <w:r w:rsidRPr="00D47538">
        <w:rPr>
          <w:b/>
          <w:lang w:val="en-US"/>
        </w:rPr>
        <w:t>REQ-</w:t>
      </w:r>
      <w:r w:rsidR="002226AF" w:rsidRPr="00D47538">
        <w:rPr>
          <w:b/>
          <w:lang w:val="en-US"/>
        </w:rPr>
        <w:t>2</w:t>
      </w:r>
      <w:r w:rsidR="00850C74">
        <w:rPr>
          <w:b/>
          <w:lang w:val="en-US"/>
        </w:rPr>
        <w:t>4</w:t>
      </w:r>
      <w:r w:rsidRPr="00D47538">
        <w:rPr>
          <w:b/>
          <w:lang w:val="en-US"/>
        </w:rPr>
        <w:t>:</w:t>
      </w:r>
      <w:r w:rsidR="000D2486">
        <w:rPr>
          <w:lang w:val="en-US"/>
        </w:rPr>
        <w:t xml:space="preserve"> </w:t>
      </w:r>
      <w:r w:rsidR="0030006A">
        <w:rPr>
          <w:lang w:val="en-US"/>
        </w:rPr>
        <w:t>The</w:t>
      </w:r>
      <w:r w:rsidR="00637FB7" w:rsidRPr="00B76966">
        <w:rPr>
          <w:lang w:val="en-US"/>
        </w:rPr>
        <w:t xml:space="preserve"> </w:t>
      </w:r>
      <w:r w:rsidR="00AF0720">
        <w:rPr>
          <w:lang w:val="en-US"/>
        </w:rPr>
        <w:t xml:space="preserve">actor is able to </w:t>
      </w:r>
      <w:proofErr w:type="gramStart"/>
      <w:r w:rsidR="00637FB7" w:rsidRPr="00B76966">
        <w:rPr>
          <w:lang w:val="en-US"/>
        </w:rPr>
        <w:t>detailed</w:t>
      </w:r>
      <w:proofErr w:type="gramEnd"/>
      <w:r w:rsidR="00637FB7" w:rsidRPr="00B76966">
        <w:rPr>
          <w:lang w:val="en-US"/>
        </w:rPr>
        <w:t xml:space="preserve"> information for each past subscription, including product names, quantities, dates, and current status.</w:t>
      </w:r>
    </w:p>
    <w:p w14:paraId="205AD4F4" w14:textId="74F4AA2B" w:rsidR="00D027A7" w:rsidRPr="00CD3FA9" w:rsidRDefault="006D56AA" w:rsidP="00760636">
      <w:pPr>
        <w:pStyle w:val="Ttulo1"/>
        <w:numPr>
          <w:ilvl w:val="1"/>
          <w:numId w:val="40"/>
        </w:numPr>
        <w:ind w:left="720" w:firstLine="288"/>
        <w:rPr>
          <w:lang w:val="en-US"/>
        </w:rPr>
      </w:pPr>
      <w:bookmarkStart w:id="35" w:name="_Toc182172852"/>
      <w:proofErr w:type="spellStart"/>
      <w:r w:rsidRPr="006D56AA">
        <w:t>View</w:t>
      </w:r>
      <w:proofErr w:type="spellEnd"/>
      <w:r w:rsidRPr="006D56AA">
        <w:t xml:space="preserve"> </w:t>
      </w:r>
      <w:proofErr w:type="spellStart"/>
      <w:r w:rsidRPr="006D56AA">
        <w:t>Deliver</w:t>
      </w:r>
      <w:r w:rsidR="00643A42">
        <w:t>y</w:t>
      </w:r>
      <w:proofErr w:type="spellEnd"/>
      <w:r w:rsidR="00643A42">
        <w:t xml:space="preserve"> </w:t>
      </w:r>
      <w:r w:rsidR="00D027A7" w:rsidRPr="00C53CA1">
        <w:rPr>
          <w:lang w:val="en-US"/>
        </w:rPr>
        <w:t>(UC1</w:t>
      </w:r>
      <w:r w:rsidR="006918FF">
        <w:rPr>
          <w:lang w:val="en-US"/>
        </w:rPr>
        <w:t>8</w:t>
      </w:r>
      <w:r w:rsidR="00D027A7" w:rsidRPr="00C53CA1">
        <w:rPr>
          <w:lang w:val="en-US"/>
        </w:rPr>
        <w:t>)</w:t>
      </w:r>
      <w:bookmarkEnd w:id="35"/>
    </w:p>
    <w:p w14:paraId="69D3871A" w14:textId="77777777" w:rsidR="002E6BAB" w:rsidRDefault="002E6BAB" w:rsidP="00ED02C5">
      <w:pPr>
        <w:ind w:left="720" w:firstLine="288"/>
        <w:rPr>
          <w:b/>
          <w:bCs/>
          <w:color w:val="D6615C" w:themeColor="accent1"/>
          <w:lang w:val="en-US"/>
        </w:rPr>
      </w:pPr>
    </w:p>
    <w:p w14:paraId="57A85DB2" w14:textId="77777777" w:rsidR="00D027A7" w:rsidRPr="002E6BAB" w:rsidRDefault="00D027A7" w:rsidP="00ED02C5">
      <w:pPr>
        <w:ind w:left="720" w:firstLine="288"/>
        <w:rPr>
          <w:b/>
          <w:color w:val="D6615C" w:themeColor="accent1"/>
          <w:lang w:val="en-US"/>
        </w:rPr>
      </w:pPr>
      <w:r w:rsidRPr="002E6BAB">
        <w:rPr>
          <w:b/>
          <w:color w:val="D6615C" w:themeColor="accent1"/>
          <w:lang w:val="en-US"/>
        </w:rPr>
        <w:t>Description</w:t>
      </w:r>
    </w:p>
    <w:p w14:paraId="711F5352" w14:textId="59E237A8" w:rsidR="00D027A7" w:rsidRPr="00E0154F" w:rsidRDefault="00811F7B" w:rsidP="00ED02C5">
      <w:pPr>
        <w:ind w:left="720" w:firstLine="288"/>
        <w:jc w:val="both"/>
        <w:rPr>
          <w:lang w:val="en-US"/>
        </w:rPr>
      </w:pPr>
      <w:r w:rsidRPr="00E0154F">
        <w:rPr>
          <w:lang w:val="en-US"/>
        </w:rPr>
        <w:t>This use case allows the actor to view the delivery dates and locations for the products they requested. This feature is essential for the actor to have easy access to logistical information about their subscriptions.</w:t>
      </w:r>
    </w:p>
    <w:p w14:paraId="59CC72F0" w14:textId="77777777" w:rsidR="00D027A7" w:rsidRDefault="00D027A7" w:rsidP="00ED02C5">
      <w:pPr>
        <w:ind w:left="720" w:firstLine="288"/>
        <w:rPr>
          <w:lang w:val="en-US"/>
        </w:rPr>
      </w:pPr>
    </w:p>
    <w:tbl>
      <w:tblPr>
        <w:tblW w:w="8000"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802"/>
      </w:tblGrid>
      <w:tr w:rsidR="00D027A7" w14:paraId="1CD26FBA" w14:textId="77777777" w:rsidTr="002E6BAB">
        <w:trPr>
          <w:trHeight w:val="322"/>
        </w:trPr>
        <w:tc>
          <w:tcPr>
            <w:tcW w:w="1198" w:type="dxa"/>
            <w:shd w:val="clear" w:color="auto" w:fill="D6615C" w:themeFill="accent1"/>
            <w:vAlign w:val="center"/>
          </w:tcPr>
          <w:p w14:paraId="13624EA9" w14:textId="77777777" w:rsidR="00D027A7" w:rsidRDefault="00D027A7" w:rsidP="00850C74">
            <w:pPr>
              <w:ind w:left="0"/>
              <w:rPr>
                <w:b/>
                <w:bCs/>
                <w:color w:val="FFFFFF" w:themeColor="background1"/>
                <w:lang w:val="en-GB"/>
              </w:rPr>
            </w:pPr>
            <w:r w:rsidRPr="04FC1AEC">
              <w:rPr>
                <w:b/>
                <w:bCs/>
                <w:color w:val="FFFFFF" w:themeColor="background1"/>
                <w:lang w:val="en-GB"/>
              </w:rPr>
              <w:t>QFD</w:t>
            </w:r>
          </w:p>
        </w:tc>
        <w:tc>
          <w:tcPr>
            <w:tcW w:w="6802" w:type="dxa"/>
            <w:shd w:val="clear" w:color="auto" w:fill="F6DFDE" w:themeFill="accent1" w:themeFillTint="33"/>
            <w:vAlign w:val="center"/>
          </w:tcPr>
          <w:p w14:paraId="3D706B55" w14:textId="77777777" w:rsidR="00D027A7" w:rsidRDefault="00D027A7"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D027A7" w14:paraId="711037F8" w14:textId="77777777" w:rsidTr="002E6BAB">
        <w:trPr>
          <w:trHeight w:val="322"/>
        </w:trPr>
        <w:tc>
          <w:tcPr>
            <w:tcW w:w="1198" w:type="dxa"/>
            <w:shd w:val="clear" w:color="auto" w:fill="D6615C" w:themeFill="accent1"/>
            <w:vAlign w:val="center"/>
          </w:tcPr>
          <w:p w14:paraId="5014EFDC" w14:textId="77777777" w:rsidR="00D027A7" w:rsidRDefault="00D027A7" w:rsidP="00850C74">
            <w:pPr>
              <w:ind w:left="0"/>
              <w:rPr>
                <w:b/>
                <w:bCs/>
                <w:color w:val="FFFFFF" w:themeColor="background1"/>
                <w:lang w:val="en-GB"/>
              </w:rPr>
            </w:pPr>
            <w:r w:rsidRPr="04FC1AEC">
              <w:rPr>
                <w:b/>
                <w:bCs/>
                <w:color w:val="FFFFFF" w:themeColor="background1"/>
                <w:lang w:val="en-GB"/>
              </w:rPr>
              <w:t>Priority</w:t>
            </w:r>
          </w:p>
        </w:tc>
        <w:tc>
          <w:tcPr>
            <w:tcW w:w="6802" w:type="dxa"/>
            <w:shd w:val="clear" w:color="auto" w:fill="F6DFDE" w:themeFill="accent1" w:themeFillTint="33"/>
            <w:vAlign w:val="center"/>
          </w:tcPr>
          <w:p w14:paraId="4E42BB17" w14:textId="77777777" w:rsidR="00D027A7" w:rsidRDefault="00D027A7" w:rsidP="00850C74">
            <w:pPr>
              <w:ind w:left="0"/>
              <w:rPr>
                <w:lang w:val="en-GB"/>
              </w:rPr>
            </w:pPr>
            <w:r w:rsidRPr="04FC1AEC">
              <w:rPr>
                <w:lang w:val="en-GB"/>
              </w:rPr>
              <w:t>High</w:t>
            </w:r>
          </w:p>
        </w:tc>
      </w:tr>
    </w:tbl>
    <w:p w14:paraId="35C127E9" w14:textId="77777777" w:rsidR="00D027A7" w:rsidRPr="00F52D09" w:rsidRDefault="00D027A7" w:rsidP="00ED02C5">
      <w:pPr>
        <w:ind w:left="720" w:firstLine="288"/>
        <w:rPr>
          <w:lang w:val="en-US"/>
        </w:rPr>
      </w:pPr>
    </w:p>
    <w:p w14:paraId="57BC1FAE" w14:textId="77777777" w:rsidR="002E6BAB" w:rsidRDefault="002E6BAB" w:rsidP="00ED02C5">
      <w:pPr>
        <w:ind w:left="720" w:firstLine="288"/>
        <w:rPr>
          <w:b/>
          <w:bCs/>
          <w:color w:val="D6615C" w:themeColor="accent1"/>
        </w:rPr>
      </w:pPr>
    </w:p>
    <w:p w14:paraId="4E24DABA" w14:textId="77777777" w:rsidR="00D027A7" w:rsidRPr="002E6BAB" w:rsidRDefault="00D027A7" w:rsidP="00ED02C5">
      <w:pPr>
        <w:ind w:left="720" w:firstLine="288"/>
        <w:rPr>
          <w:b/>
          <w:color w:val="D6615C" w:themeColor="accent1"/>
        </w:rPr>
      </w:pPr>
      <w:proofErr w:type="spellStart"/>
      <w:r w:rsidRPr="002E6BAB">
        <w:rPr>
          <w:b/>
          <w:color w:val="D6615C" w:themeColor="accent1"/>
        </w:rPr>
        <w:t>Stimulus</w:t>
      </w:r>
      <w:proofErr w:type="spellEnd"/>
      <w:r w:rsidRPr="002E6BAB">
        <w:rPr>
          <w:b/>
          <w:color w:val="D6615C" w:themeColor="accent1"/>
        </w:rPr>
        <w:t xml:space="preserve">/Response </w:t>
      </w:r>
      <w:proofErr w:type="spellStart"/>
      <w:r w:rsidRPr="002E6BAB">
        <w:rPr>
          <w:b/>
          <w:color w:val="D6615C" w:themeColor="accent1"/>
        </w:rPr>
        <w:t>Sequences</w:t>
      </w:r>
      <w:proofErr w:type="spellEnd"/>
    </w:p>
    <w:p w14:paraId="76E7FD8A" w14:textId="77777777" w:rsidR="00D027A7" w:rsidRPr="0062616F" w:rsidRDefault="00D027A7" w:rsidP="00760636">
      <w:pPr>
        <w:numPr>
          <w:ilvl w:val="0"/>
          <w:numId w:val="19"/>
        </w:numPr>
        <w:ind w:left="720" w:firstLine="288"/>
        <w:jc w:val="both"/>
        <w:rPr>
          <w:lang w:val="en-US"/>
        </w:rPr>
      </w:pPr>
      <w:r w:rsidRPr="0062616F">
        <w:rPr>
          <w:lang w:val="en-US"/>
        </w:rPr>
        <w:t>The actor selects the "View Subscriptions History" option to view their past subscription details.</w:t>
      </w:r>
    </w:p>
    <w:p w14:paraId="3CF68D85"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 xml:space="preserve">The system retrieves and displays a list of all previous subscriptions made by the actor, including details such as product or basket names, subscription dates, and </w:t>
      </w:r>
      <w:proofErr w:type="gramStart"/>
      <w:r w:rsidRPr="00C67322">
        <w:rPr>
          <w:lang w:val="en-US"/>
        </w:rPr>
        <w:t>current status</w:t>
      </w:r>
      <w:proofErr w:type="gramEnd"/>
      <w:r w:rsidRPr="00C67322">
        <w:rPr>
          <w:lang w:val="en-US"/>
        </w:rPr>
        <w:t xml:space="preserve"> (e.g., pending, confirmed, completed, canceled).</w:t>
      </w:r>
    </w:p>
    <w:p w14:paraId="59A000DB"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The actor reviews the list of past subscriptions and selects a specific subscription to view detailed information.</w:t>
      </w:r>
    </w:p>
    <w:p w14:paraId="6A4DADB8"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The system provides detailed information about the selected subscription, including the specific products or baskets requested, quantity, dates of request and confirmation, and subscription status.</w:t>
      </w:r>
    </w:p>
    <w:p w14:paraId="410E55B8"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The actor may filter or search the history by various parameters, such as product, date, or subscription status.</w:t>
      </w:r>
    </w:p>
    <w:p w14:paraId="34F37979" w14:textId="22F4C02A" w:rsidR="002E6BAB" w:rsidRPr="006D7D68" w:rsidRDefault="00F87451" w:rsidP="00ED02C5">
      <w:pPr>
        <w:ind w:left="720" w:firstLine="288"/>
        <w:rPr>
          <w:b/>
          <w:bCs/>
          <w:color w:val="D6615C" w:themeColor="accent1"/>
          <w:lang w:val="en-GB"/>
        </w:rPr>
      </w:pPr>
      <w:r w:rsidRPr="006D7D68">
        <w:rPr>
          <w:b/>
          <w:bCs/>
          <w:color w:val="D6615C" w:themeColor="accent1"/>
          <w:lang w:val="en-GB"/>
        </w:rPr>
        <w:br w:type="page"/>
      </w:r>
    </w:p>
    <w:p w14:paraId="0AE8FAE2" w14:textId="2A9CB482" w:rsidR="00D027A7" w:rsidRPr="008008A8" w:rsidRDefault="008865C9" w:rsidP="00ED02C5">
      <w:pPr>
        <w:ind w:left="720" w:firstLine="288"/>
        <w:rPr>
          <w:b/>
          <w:color w:val="D6615C" w:themeColor="accent1"/>
          <w:lang w:val="en-GB"/>
        </w:rPr>
      </w:pPr>
      <w:r w:rsidRPr="008008A8">
        <w:rPr>
          <w:b/>
          <w:color w:val="D6615C" w:themeColor="accent1"/>
          <w:lang w:val="en-GB"/>
        </w:rPr>
        <w:lastRenderedPageBreak/>
        <w:t>Functional Requirements</w:t>
      </w:r>
    </w:p>
    <w:p w14:paraId="69732F5A" w14:textId="02E66DA8" w:rsidR="00E525E7" w:rsidRPr="004E7AEF" w:rsidRDefault="00D027A7" w:rsidP="00ED02C5">
      <w:pPr>
        <w:ind w:left="720" w:firstLine="288"/>
        <w:jc w:val="both"/>
        <w:rPr>
          <w:lang w:val="en-US"/>
        </w:rPr>
      </w:pPr>
      <w:r w:rsidRPr="00D47538">
        <w:rPr>
          <w:b/>
          <w:lang w:val="en-US"/>
        </w:rPr>
        <w:t>REQ-</w:t>
      </w:r>
      <w:r w:rsidR="008B72AC" w:rsidRPr="00D47538">
        <w:rPr>
          <w:b/>
          <w:lang w:val="en-US"/>
        </w:rPr>
        <w:t>2</w:t>
      </w:r>
      <w:r w:rsidR="00850C74">
        <w:rPr>
          <w:b/>
          <w:lang w:val="en-US"/>
        </w:rPr>
        <w:t>5</w:t>
      </w:r>
      <w:r w:rsidRPr="00D47538">
        <w:rPr>
          <w:b/>
          <w:lang w:val="en-US"/>
        </w:rPr>
        <w:t xml:space="preserve">: </w:t>
      </w:r>
      <w:r w:rsidR="006906EC">
        <w:rPr>
          <w:lang w:val="en-US"/>
        </w:rPr>
        <w:t>The</w:t>
      </w:r>
      <w:r w:rsidR="00E525E7" w:rsidRPr="004E7AEF">
        <w:rPr>
          <w:lang w:val="en-US"/>
        </w:rPr>
        <w:t xml:space="preserve"> actor </w:t>
      </w:r>
      <w:r w:rsidR="006906EC">
        <w:rPr>
          <w:lang w:val="en-US"/>
        </w:rPr>
        <w:t>can</w:t>
      </w:r>
      <w:r w:rsidR="00E525E7" w:rsidRPr="004E7AEF">
        <w:rPr>
          <w:lang w:val="en-US"/>
        </w:rPr>
        <w:t xml:space="preserve"> access detailed information about scheduled deliveries, including date, address, and delivered products, and </w:t>
      </w:r>
      <w:r w:rsidR="00CD296E">
        <w:rPr>
          <w:lang w:val="en-US"/>
        </w:rPr>
        <w:t>can</w:t>
      </w:r>
      <w:r w:rsidR="00E525E7" w:rsidRPr="004E7AEF">
        <w:rPr>
          <w:lang w:val="en-US"/>
        </w:rPr>
        <w:t xml:space="preserve"> filter deliveries by criteria such as date or delivery status.</w:t>
      </w:r>
    </w:p>
    <w:p w14:paraId="7AD8A488" w14:textId="43473C6D" w:rsidR="00D027A7" w:rsidRPr="00667CD3" w:rsidRDefault="00D027A7" w:rsidP="00ED02C5">
      <w:pPr>
        <w:ind w:left="720" w:firstLine="288"/>
        <w:jc w:val="both"/>
        <w:rPr>
          <w:lang w:val="en-US"/>
        </w:rPr>
      </w:pPr>
      <w:r w:rsidRPr="00D47538">
        <w:rPr>
          <w:b/>
          <w:lang w:val="en-US"/>
        </w:rPr>
        <w:t>REQ-</w:t>
      </w:r>
      <w:r w:rsidR="008B72AC" w:rsidRPr="00D47538">
        <w:rPr>
          <w:b/>
          <w:lang w:val="en-US"/>
        </w:rPr>
        <w:t>2</w:t>
      </w:r>
      <w:r w:rsidR="00850C74">
        <w:rPr>
          <w:b/>
          <w:lang w:val="en-US"/>
        </w:rPr>
        <w:t>6</w:t>
      </w:r>
      <w:r w:rsidRPr="00D47538">
        <w:rPr>
          <w:b/>
          <w:lang w:val="en-US"/>
        </w:rPr>
        <w:t>:</w:t>
      </w:r>
      <w:r w:rsidR="000D2486">
        <w:rPr>
          <w:lang w:val="en-US"/>
        </w:rPr>
        <w:t xml:space="preserve"> </w:t>
      </w:r>
      <w:r w:rsidR="00876B78">
        <w:rPr>
          <w:lang w:val="en-US"/>
        </w:rPr>
        <w:t>The actor can see</w:t>
      </w:r>
      <w:r w:rsidR="00163CA9" w:rsidRPr="00C77FA0">
        <w:rPr>
          <w:lang w:val="en-US"/>
        </w:rPr>
        <w:t xml:space="preserve"> detailed information about the status of each delivery, such as "pending", "in progress", or "completed".</w:t>
      </w:r>
    </w:p>
    <w:p w14:paraId="211E1284" w14:textId="1BC35D6B" w:rsidR="00E2666B" w:rsidRPr="00CD3FA9" w:rsidRDefault="00E2666B" w:rsidP="00760636">
      <w:pPr>
        <w:pStyle w:val="Ttulo1"/>
        <w:numPr>
          <w:ilvl w:val="1"/>
          <w:numId w:val="40"/>
        </w:numPr>
        <w:ind w:left="720" w:firstLine="288"/>
        <w:rPr>
          <w:lang w:val="en-US"/>
        </w:rPr>
      </w:pPr>
      <w:bookmarkStart w:id="36" w:name="_Toc182172853"/>
      <w:proofErr w:type="spellStart"/>
      <w:r w:rsidRPr="006D56AA">
        <w:t>View</w:t>
      </w:r>
      <w:proofErr w:type="spellEnd"/>
      <w:r w:rsidRPr="006D56AA">
        <w:t xml:space="preserve"> </w:t>
      </w:r>
      <w:proofErr w:type="spellStart"/>
      <w:r>
        <w:t>Order</w:t>
      </w:r>
      <w:proofErr w:type="spellEnd"/>
      <w:r>
        <w:t xml:space="preserve"> </w:t>
      </w:r>
      <w:proofErr w:type="spellStart"/>
      <w:r>
        <w:t>Payments</w:t>
      </w:r>
      <w:proofErr w:type="spellEnd"/>
      <w:r>
        <w:t xml:space="preserve"> </w:t>
      </w:r>
      <w:r w:rsidRPr="00C53CA1">
        <w:rPr>
          <w:lang w:val="en-US"/>
        </w:rPr>
        <w:t>(UC</w:t>
      </w:r>
      <w:r w:rsidR="006918FF">
        <w:rPr>
          <w:lang w:val="en-US"/>
        </w:rPr>
        <w:t>19</w:t>
      </w:r>
      <w:r w:rsidRPr="00C53CA1">
        <w:rPr>
          <w:lang w:val="en-US"/>
        </w:rPr>
        <w:t>)</w:t>
      </w:r>
      <w:bookmarkEnd w:id="36"/>
    </w:p>
    <w:p w14:paraId="03119F5A" w14:textId="77777777" w:rsidR="002E6BAB" w:rsidRDefault="002E6BAB" w:rsidP="00ED02C5">
      <w:pPr>
        <w:ind w:left="720" w:firstLine="288"/>
        <w:rPr>
          <w:b/>
          <w:bCs/>
          <w:color w:val="D6615C" w:themeColor="accent1"/>
          <w:lang w:val="en-US"/>
        </w:rPr>
      </w:pPr>
    </w:p>
    <w:p w14:paraId="19B920C8" w14:textId="77777777" w:rsidR="00E2666B" w:rsidRPr="002E6BAB" w:rsidRDefault="00E2666B" w:rsidP="00ED02C5">
      <w:pPr>
        <w:ind w:left="720" w:firstLine="288"/>
        <w:rPr>
          <w:b/>
          <w:color w:val="D6615C" w:themeColor="accent1"/>
          <w:lang w:val="en-US"/>
        </w:rPr>
      </w:pPr>
      <w:r w:rsidRPr="002E6BAB">
        <w:rPr>
          <w:b/>
          <w:color w:val="D6615C" w:themeColor="accent1"/>
          <w:lang w:val="en-US"/>
        </w:rPr>
        <w:t>Description</w:t>
      </w:r>
    </w:p>
    <w:p w14:paraId="0E930056" w14:textId="29FD454C" w:rsidR="00E2666B" w:rsidRPr="00C77FA0" w:rsidRDefault="003718B6" w:rsidP="00ED02C5">
      <w:pPr>
        <w:ind w:left="720" w:firstLine="288"/>
        <w:jc w:val="both"/>
        <w:rPr>
          <w:lang w:val="en-US"/>
        </w:rPr>
      </w:pPr>
      <w:r w:rsidRPr="00C77FA0">
        <w:rPr>
          <w:lang w:val="en-US"/>
        </w:rPr>
        <w:t>In this use case, the actor can view the history of all payments made within the system. This history includes detailed information about each payment, such as date, amount, status (paid or pending), and association with specific subscriptions. This feature provides the actor with a clear, organized view of their payments, supporting financial tracking of their AMAP subscriptions.</w:t>
      </w:r>
    </w:p>
    <w:p w14:paraId="6D604F5A" w14:textId="77777777" w:rsidR="003718B6" w:rsidRDefault="003718B6" w:rsidP="00ED02C5">
      <w:pPr>
        <w:ind w:left="720" w:firstLine="288"/>
        <w:rPr>
          <w:lang w:val="en-US"/>
        </w:rPr>
      </w:pPr>
    </w:p>
    <w:tbl>
      <w:tblPr>
        <w:tblW w:w="7699"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501"/>
      </w:tblGrid>
      <w:tr w:rsidR="00E2666B" w14:paraId="42C0FC79" w14:textId="77777777" w:rsidTr="00833863">
        <w:trPr>
          <w:trHeight w:val="340"/>
        </w:trPr>
        <w:tc>
          <w:tcPr>
            <w:tcW w:w="1198" w:type="dxa"/>
            <w:shd w:val="clear" w:color="auto" w:fill="D6615C" w:themeFill="accent1"/>
            <w:vAlign w:val="center"/>
          </w:tcPr>
          <w:p w14:paraId="3880A0E9" w14:textId="77777777" w:rsidR="00E2666B" w:rsidRDefault="00E2666B" w:rsidP="00850C74">
            <w:pPr>
              <w:ind w:left="0"/>
              <w:rPr>
                <w:b/>
                <w:bCs/>
                <w:color w:val="FFFFFF" w:themeColor="background1"/>
                <w:lang w:val="en-GB"/>
              </w:rPr>
            </w:pPr>
            <w:r w:rsidRPr="04FC1AEC">
              <w:rPr>
                <w:b/>
                <w:bCs/>
                <w:color w:val="FFFFFF" w:themeColor="background1"/>
                <w:lang w:val="en-GB"/>
              </w:rPr>
              <w:t>QFD</w:t>
            </w:r>
          </w:p>
        </w:tc>
        <w:tc>
          <w:tcPr>
            <w:tcW w:w="6501" w:type="dxa"/>
            <w:shd w:val="clear" w:color="auto" w:fill="F6DFDE" w:themeFill="accent1" w:themeFillTint="33"/>
            <w:vAlign w:val="center"/>
          </w:tcPr>
          <w:p w14:paraId="39A9D0EE" w14:textId="5CD07EAF" w:rsidR="00E2666B" w:rsidRDefault="00125DBE" w:rsidP="00850C74">
            <w:pPr>
              <w:ind w:left="0"/>
              <w:rPr>
                <w:rFonts w:ascii="Trebuchet MS" w:eastAsia="Trebuchet MS" w:hAnsi="Trebuchet MS" w:cs="Trebuchet MS"/>
                <w:lang w:val="en-GB"/>
              </w:rPr>
            </w:pPr>
            <w:proofErr w:type="spellStart"/>
            <w:r w:rsidRPr="00125DBE">
              <w:rPr>
                <w:rFonts w:ascii="Trebuchet MS" w:eastAsia="Trebuchet MS" w:hAnsi="Trebuchet MS" w:cs="Trebuchet MS"/>
              </w:rPr>
              <w:t>Desirable</w:t>
            </w:r>
            <w:proofErr w:type="spellEnd"/>
          </w:p>
        </w:tc>
      </w:tr>
      <w:tr w:rsidR="00E2666B" w14:paraId="3A7A28A0" w14:textId="77777777" w:rsidTr="00833863">
        <w:trPr>
          <w:trHeight w:val="340"/>
        </w:trPr>
        <w:tc>
          <w:tcPr>
            <w:tcW w:w="1198" w:type="dxa"/>
            <w:shd w:val="clear" w:color="auto" w:fill="D6615C" w:themeFill="accent1"/>
            <w:vAlign w:val="center"/>
          </w:tcPr>
          <w:p w14:paraId="00A288C6" w14:textId="77777777" w:rsidR="00E2666B" w:rsidRDefault="00E2666B" w:rsidP="00850C74">
            <w:pPr>
              <w:ind w:left="0"/>
              <w:rPr>
                <w:b/>
                <w:bCs/>
                <w:color w:val="FFFFFF" w:themeColor="background1"/>
                <w:lang w:val="en-GB"/>
              </w:rPr>
            </w:pPr>
            <w:r w:rsidRPr="04FC1AEC">
              <w:rPr>
                <w:b/>
                <w:bCs/>
                <w:color w:val="FFFFFF" w:themeColor="background1"/>
                <w:lang w:val="en-GB"/>
              </w:rPr>
              <w:t>Priority</w:t>
            </w:r>
          </w:p>
        </w:tc>
        <w:tc>
          <w:tcPr>
            <w:tcW w:w="6501" w:type="dxa"/>
            <w:shd w:val="clear" w:color="auto" w:fill="F6DFDE" w:themeFill="accent1" w:themeFillTint="33"/>
            <w:vAlign w:val="center"/>
          </w:tcPr>
          <w:p w14:paraId="7665CD19" w14:textId="6619C801" w:rsidR="00E2666B" w:rsidRDefault="00125DBE" w:rsidP="00850C74">
            <w:pPr>
              <w:ind w:left="0"/>
              <w:rPr>
                <w:lang w:val="en-GB"/>
              </w:rPr>
            </w:pPr>
            <w:r>
              <w:rPr>
                <w:lang w:val="en-GB"/>
              </w:rPr>
              <w:t>Medium</w:t>
            </w:r>
          </w:p>
        </w:tc>
      </w:tr>
    </w:tbl>
    <w:p w14:paraId="7B7560C2" w14:textId="77777777" w:rsidR="00E2666B" w:rsidRPr="00F52D09" w:rsidRDefault="00E2666B" w:rsidP="00ED02C5">
      <w:pPr>
        <w:ind w:left="720" w:firstLine="288"/>
        <w:rPr>
          <w:lang w:val="en-US"/>
        </w:rPr>
      </w:pPr>
    </w:p>
    <w:p w14:paraId="4A2AE660" w14:textId="77777777" w:rsidR="00833863" w:rsidRDefault="00833863" w:rsidP="00ED02C5">
      <w:pPr>
        <w:ind w:left="720" w:firstLine="288"/>
        <w:rPr>
          <w:b/>
          <w:bCs/>
          <w:color w:val="D6615C" w:themeColor="accent1"/>
        </w:rPr>
      </w:pPr>
    </w:p>
    <w:p w14:paraId="610DDC20" w14:textId="77777777" w:rsidR="00E2666B" w:rsidRPr="00833863" w:rsidRDefault="00E2666B" w:rsidP="00ED02C5">
      <w:pPr>
        <w:ind w:left="720" w:firstLine="288"/>
        <w:rPr>
          <w:b/>
          <w:color w:val="D6615C" w:themeColor="accent1"/>
        </w:rPr>
      </w:pPr>
      <w:proofErr w:type="spellStart"/>
      <w:r w:rsidRPr="00833863">
        <w:rPr>
          <w:b/>
          <w:color w:val="D6615C" w:themeColor="accent1"/>
        </w:rPr>
        <w:t>Stimulus</w:t>
      </w:r>
      <w:proofErr w:type="spellEnd"/>
      <w:r w:rsidRPr="00833863">
        <w:rPr>
          <w:b/>
          <w:color w:val="D6615C" w:themeColor="accent1"/>
        </w:rPr>
        <w:t xml:space="preserve">/Response </w:t>
      </w:r>
      <w:proofErr w:type="spellStart"/>
      <w:r w:rsidRPr="00833863">
        <w:rPr>
          <w:b/>
          <w:color w:val="D6615C" w:themeColor="accent1"/>
        </w:rPr>
        <w:t>Sequences</w:t>
      </w:r>
      <w:proofErr w:type="spellEnd"/>
    </w:p>
    <w:p w14:paraId="56443297" w14:textId="076BF481" w:rsidR="00053860" w:rsidRPr="00C77FA0" w:rsidRDefault="00053860" w:rsidP="00760636">
      <w:pPr>
        <w:numPr>
          <w:ilvl w:val="0"/>
          <w:numId w:val="21"/>
        </w:numPr>
        <w:ind w:left="720" w:firstLine="288"/>
        <w:jc w:val="both"/>
        <w:rPr>
          <w:lang w:val="en-US"/>
        </w:rPr>
      </w:pPr>
      <w:r w:rsidRPr="00C77FA0">
        <w:rPr>
          <w:lang w:val="en-US"/>
        </w:rPr>
        <w:t>The actor selects the "View Payments History" option to view details of their past payments.</w:t>
      </w:r>
    </w:p>
    <w:p w14:paraId="1155A48C"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system retrieves and displays a list of all payments made by the actor, including details such as date, amount paid, payment status (paid or pending), and association with specific subscriptions.</w:t>
      </w:r>
    </w:p>
    <w:p w14:paraId="1D965299"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actor reviews the list of payments and selects a specific payment to view detailed information.</w:t>
      </w:r>
    </w:p>
    <w:p w14:paraId="2AEB72DA"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system provides detailed information about the selected payment, including date, amount paid, payment status, and related subscription.</w:t>
      </w:r>
    </w:p>
    <w:p w14:paraId="25A1E2AC"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actor may filter or search the history by parameters such as date, amount, or payment status.</w:t>
      </w:r>
    </w:p>
    <w:p w14:paraId="5F533FC5" w14:textId="0F4A9D52" w:rsidR="00E2666B" w:rsidRPr="00C67322" w:rsidRDefault="00053860" w:rsidP="00760636">
      <w:pPr>
        <w:numPr>
          <w:ilvl w:val="0"/>
          <w:numId w:val="21"/>
        </w:numPr>
        <w:tabs>
          <w:tab w:val="num" w:pos="720"/>
        </w:tabs>
        <w:ind w:left="720" w:firstLine="288"/>
        <w:jc w:val="both"/>
        <w:rPr>
          <w:lang w:val="en-US"/>
        </w:rPr>
      </w:pPr>
      <w:r w:rsidRPr="00C77FA0">
        <w:rPr>
          <w:lang w:val="en-US"/>
        </w:rPr>
        <w:t>The system updates the view based on the applied filters, showing only payments that meet the selected criteria.</w:t>
      </w:r>
    </w:p>
    <w:p w14:paraId="410E51C7" w14:textId="2D40234C" w:rsidR="00833863" w:rsidRPr="006D7D68" w:rsidRDefault="00F87451" w:rsidP="00ED02C5">
      <w:pPr>
        <w:ind w:left="720" w:firstLine="288"/>
        <w:rPr>
          <w:b/>
          <w:bCs/>
          <w:color w:val="D6615C" w:themeColor="accent1"/>
          <w:lang w:val="en-GB"/>
        </w:rPr>
      </w:pPr>
      <w:r w:rsidRPr="006D7D68">
        <w:rPr>
          <w:b/>
          <w:bCs/>
          <w:color w:val="D6615C" w:themeColor="accent1"/>
          <w:lang w:val="en-GB"/>
        </w:rPr>
        <w:br w:type="page"/>
      </w:r>
    </w:p>
    <w:p w14:paraId="14F5A4E0" w14:textId="23803AFB" w:rsidR="00E2666B" w:rsidRPr="006D7D68" w:rsidRDefault="00E2666B" w:rsidP="00ED02C5">
      <w:pPr>
        <w:ind w:left="720" w:firstLine="288"/>
        <w:rPr>
          <w:b/>
          <w:color w:val="D6615C" w:themeColor="accent1"/>
          <w:lang w:val="en-GB"/>
        </w:rPr>
      </w:pPr>
      <w:r w:rsidRPr="006D7D68">
        <w:rPr>
          <w:b/>
          <w:color w:val="D6615C" w:themeColor="accent1"/>
          <w:lang w:val="en-GB"/>
        </w:rPr>
        <w:lastRenderedPageBreak/>
        <w:t>Functional Requirements</w:t>
      </w:r>
    </w:p>
    <w:p w14:paraId="05730472" w14:textId="1E183CF3" w:rsidR="00E2666B" w:rsidRPr="00667CD3" w:rsidRDefault="00D76468" w:rsidP="00ED02C5">
      <w:pPr>
        <w:ind w:left="720" w:firstLine="288"/>
        <w:jc w:val="both"/>
        <w:rPr>
          <w:lang w:val="en-US"/>
        </w:rPr>
      </w:pPr>
      <w:r w:rsidRPr="00460AE4">
        <w:rPr>
          <w:b/>
          <w:lang w:val="en-US"/>
        </w:rPr>
        <w:t>REQ-</w:t>
      </w:r>
      <w:r w:rsidR="00ED747F" w:rsidRPr="00460AE4">
        <w:rPr>
          <w:b/>
          <w:lang w:val="en-US"/>
        </w:rPr>
        <w:t>2</w:t>
      </w:r>
      <w:r w:rsidR="00850C74">
        <w:rPr>
          <w:b/>
          <w:lang w:val="en-US"/>
        </w:rPr>
        <w:t>7</w:t>
      </w:r>
      <w:r w:rsidRPr="00460AE4">
        <w:rPr>
          <w:b/>
          <w:lang w:val="en-US"/>
        </w:rPr>
        <w:t>:</w:t>
      </w:r>
      <w:r>
        <w:rPr>
          <w:lang w:val="en-US"/>
        </w:rPr>
        <w:t xml:space="preserve"> </w:t>
      </w:r>
      <w:r w:rsidR="00247ED8">
        <w:rPr>
          <w:lang w:val="en-US"/>
        </w:rPr>
        <w:t>The</w:t>
      </w:r>
      <w:r w:rsidRPr="008B72AC">
        <w:rPr>
          <w:lang w:val="en-US"/>
        </w:rPr>
        <w:t xml:space="preserve"> actor </w:t>
      </w:r>
      <w:r w:rsidR="00247ED8">
        <w:rPr>
          <w:lang w:val="en-US"/>
        </w:rPr>
        <w:t>has</w:t>
      </w:r>
      <w:r w:rsidRPr="008B72AC">
        <w:rPr>
          <w:lang w:val="en-US"/>
        </w:rPr>
        <w:t xml:space="preserve"> access to</w:t>
      </w:r>
      <w:r w:rsidR="00247ED8">
        <w:rPr>
          <w:lang w:val="en-US"/>
        </w:rPr>
        <w:t xml:space="preserve"> the</w:t>
      </w:r>
      <w:r w:rsidRPr="008B72AC">
        <w:rPr>
          <w:lang w:val="en-US"/>
        </w:rPr>
        <w:t xml:space="preserve"> history of all payments made within the system, displaying relevant details such as date, amount paid, and payment status, and allow filtering of the payment history by date, amount, and payment status.</w:t>
      </w:r>
    </w:p>
    <w:p w14:paraId="287E4A27" w14:textId="4FB95543" w:rsidR="00E2666B" w:rsidRPr="00C77FA0" w:rsidRDefault="00E2666B" w:rsidP="00ED02C5">
      <w:pPr>
        <w:ind w:left="720" w:firstLine="288"/>
        <w:jc w:val="both"/>
        <w:rPr>
          <w:lang w:val="en-US"/>
        </w:rPr>
      </w:pPr>
      <w:r w:rsidRPr="00460AE4">
        <w:rPr>
          <w:b/>
          <w:lang w:val="en-US"/>
        </w:rPr>
        <w:t>REQ-</w:t>
      </w:r>
      <w:r w:rsidR="00374382" w:rsidRPr="00460AE4">
        <w:rPr>
          <w:b/>
          <w:lang w:val="en-US"/>
        </w:rPr>
        <w:t>2</w:t>
      </w:r>
      <w:r w:rsidR="00850C74">
        <w:rPr>
          <w:b/>
          <w:lang w:val="en-US"/>
        </w:rPr>
        <w:t>8</w:t>
      </w:r>
      <w:r w:rsidRPr="00460AE4">
        <w:rPr>
          <w:b/>
          <w:lang w:val="en-US"/>
        </w:rPr>
        <w:t>:</w:t>
      </w:r>
      <w:r w:rsidR="000D2486">
        <w:rPr>
          <w:lang w:val="en-US"/>
        </w:rPr>
        <w:t xml:space="preserve"> </w:t>
      </w:r>
      <w:r w:rsidR="00247ED8">
        <w:rPr>
          <w:lang w:val="en-US"/>
        </w:rPr>
        <w:t>The</w:t>
      </w:r>
      <w:r w:rsidR="000218BE" w:rsidRPr="00C77FA0">
        <w:rPr>
          <w:lang w:val="en-US"/>
        </w:rPr>
        <w:t xml:space="preserve"> actor </w:t>
      </w:r>
      <w:r w:rsidR="00247ED8">
        <w:rPr>
          <w:lang w:val="en-US"/>
        </w:rPr>
        <w:t>can</w:t>
      </w:r>
      <w:r w:rsidR="000218BE" w:rsidRPr="00C77FA0">
        <w:rPr>
          <w:lang w:val="en-US"/>
        </w:rPr>
        <w:t xml:space="preserve"> filter the payment history by parameters such as date, amount, and payment status.</w:t>
      </w:r>
    </w:p>
    <w:p w14:paraId="26593474" w14:textId="46490ED0" w:rsidR="00EC3454" w:rsidRDefault="00EC3454" w:rsidP="00760636">
      <w:pPr>
        <w:pStyle w:val="Ttulo1"/>
        <w:numPr>
          <w:ilvl w:val="1"/>
          <w:numId w:val="40"/>
        </w:numPr>
        <w:ind w:left="720" w:firstLine="288"/>
        <w:rPr>
          <w:lang w:val="en-US"/>
        </w:rPr>
      </w:pPr>
      <w:bookmarkStart w:id="37" w:name="_Toc182172854"/>
      <w:r>
        <w:rPr>
          <w:lang w:val="en-US"/>
        </w:rPr>
        <w:t>Manage Orders (UC2</w:t>
      </w:r>
      <w:r w:rsidR="00B24A44">
        <w:rPr>
          <w:lang w:val="en-US"/>
        </w:rPr>
        <w:t>0</w:t>
      </w:r>
      <w:r>
        <w:rPr>
          <w:lang w:val="en-US"/>
        </w:rPr>
        <w:t>)</w:t>
      </w:r>
      <w:bookmarkEnd w:id="37"/>
    </w:p>
    <w:p w14:paraId="7BAB54D5" w14:textId="77777777" w:rsidR="00833863" w:rsidRDefault="00833863" w:rsidP="00ED02C5">
      <w:pPr>
        <w:ind w:left="720" w:firstLine="288"/>
        <w:rPr>
          <w:b/>
          <w:bCs/>
          <w:color w:val="D6615C" w:themeColor="accent1"/>
          <w:lang w:val="en-US"/>
        </w:rPr>
      </w:pPr>
    </w:p>
    <w:p w14:paraId="7368CA9E" w14:textId="0FC2E52D" w:rsidR="003B5C9B" w:rsidRPr="00833863" w:rsidRDefault="003B5C9B" w:rsidP="00ED02C5">
      <w:pPr>
        <w:ind w:left="720" w:firstLine="288"/>
        <w:rPr>
          <w:b/>
          <w:color w:val="D6615C" w:themeColor="accent1"/>
          <w:lang w:val="en-US"/>
        </w:rPr>
      </w:pPr>
      <w:r w:rsidRPr="00833863">
        <w:rPr>
          <w:b/>
          <w:color w:val="D6615C" w:themeColor="accent1"/>
          <w:lang w:val="en-US"/>
        </w:rPr>
        <w:t>Description</w:t>
      </w:r>
    </w:p>
    <w:p w14:paraId="0A2BE54E" w14:textId="359C301A" w:rsidR="000D7409" w:rsidRPr="00C77FA0" w:rsidRDefault="007A1A5F" w:rsidP="00ED02C5">
      <w:pPr>
        <w:ind w:left="720" w:firstLine="288"/>
        <w:jc w:val="both"/>
        <w:rPr>
          <w:lang w:val="en-US"/>
        </w:rPr>
      </w:pPr>
      <w:r w:rsidRPr="00C77FA0">
        <w:rPr>
          <w:lang w:val="en-US"/>
        </w:rPr>
        <w:t xml:space="preserve">The actor (Producer) manages consumer subscriptions, allowing them to stay informed about the quantities required for each delivery cycle. This function assists the </w:t>
      </w:r>
      <w:r w:rsidR="003B5C9B" w:rsidRPr="00C77FA0">
        <w:rPr>
          <w:lang w:val="en-US"/>
        </w:rPr>
        <w:t>a</w:t>
      </w:r>
      <w:r w:rsidRPr="00C77FA0">
        <w:rPr>
          <w:lang w:val="en-US"/>
        </w:rPr>
        <w:t>ctor in aligning production with consumer demand and verifying payment status to ensure that only paid subscriptions are included in the production cycle. Additionally, the Actor can provide a payment confirmation in the system, which triggers a notification to the Co-Producer (Consumer) indicating that payment has been verified.</w:t>
      </w:r>
    </w:p>
    <w:p w14:paraId="60A6B522" w14:textId="77777777" w:rsidR="003B5C9B" w:rsidRPr="00C77FA0" w:rsidRDefault="003B5C9B" w:rsidP="00ED02C5">
      <w:pPr>
        <w:ind w:left="720" w:firstLine="288"/>
        <w:rPr>
          <w:lang w:val="en-US"/>
        </w:rPr>
      </w:pPr>
    </w:p>
    <w:tbl>
      <w:tblPr>
        <w:tblW w:w="7915"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39"/>
        <w:gridCol w:w="6576"/>
      </w:tblGrid>
      <w:tr w:rsidR="003B5C9B" w14:paraId="04286A86" w14:textId="77777777" w:rsidTr="00833863">
        <w:trPr>
          <w:trHeight w:val="327"/>
        </w:trPr>
        <w:tc>
          <w:tcPr>
            <w:tcW w:w="1339" w:type="dxa"/>
            <w:shd w:val="clear" w:color="auto" w:fill="D6615C" w:themeFill="accent1"/>
            <w:vAlign w:val="center"/>
          </w:tcPr>
          <w:p w14:paraId="690F58D1" w14:textId="77777777" w:rsidR="003B5C9B" w:rsidRDefault="003B5C9B" w:rsidP="00850C74">
            <w:pPr>
              <w:ind w:left="0"/>
              <w:rPr>
                <w:b/>
                <w:bCs/>
                <w:color w:val="FFFFFF" w:themeColor="background1"/>
                <w:lang w:val="en-GB"/>
              </w:rPr>
            </w:pPr>
            <w:r w:rsidRPr="04FC1AEC">
              <w:rPr>
                <w:b/>
                <w:bCs/>
                <w:color w:val="FFFFFF" w:themeColor="background1"/>
                <w:lang w:val="en-GB"/>
              </w:rPr>
              <w:t>QFD</w:t>
            </w:r>
          </w:p>
        </w:tc>
        <w:tc>
          <w:tcPr>
            <w:tcW w:w="6576" w:type="dxa"/>
            <w:shd w:val="clear" w:color="auto" w:fill="F6DFDE" w:themeFill="accent1" w:themeFillTint="33"/>
            <w:vAlign w:val="center"/>
          </w:tcPr>
          <w:p w14:paraId="0CCF34C7" w14:textId="7EE743DF" w:rsidR="003B5C9B" w:rsidRDefault="003B5C9B" w:rsidP="00850C74">
            <w:pPr>
              <w:ind w:left="0"/>
              <w:rPr>
                <w:rFonts w:ascii="Trebuchet MS" w:eastAsia="Trebuchet MS" w:hAnsi="Trebuchet MS" w:cs="Trebuchet MS"/>
                <w:lang w:val="en-GB"/>
              </w:rPr>
            </w:pPr>
            <w:r>
              <w:rPr>
                <w:rFonts w:ascii="Trebuchet MS" w:eastAsia="Trebuchet MS" w:hAnsi="Trebuchet MS" w:cs="Trebuchet MS"/>
                <w:lang w:val="pt"/>
              </w:rPr>
              <w:t>High</w:t>
            </w:r>
          </w:p>
        </w:tc>
      </w:tr>
      <w:tr w:rsidR="003B5C9B" w14:paraId="07F3567B" w14:textId="77777777" w:rsidTr="00833863">
        <w:trPr>
          <w:trHeight w:val="327"/>
        </w:trPr>
        <w:tc>
          <w:tcPr>
            <w:tcW w:w="1339" w:type="dxa"/>
            <w:shd w:val="clear" w:color="auto" w:fill="D6615C" w:themeFill="accent1"/>
            <w:vAlign w:val="center"/>
          </w:tcPr>
          <w:p w14:paraId="1D8B3AF3" w14:textId="77777777" w:rsidR="003B5C9B" w:rsidRDefault="003B5C9B" w:rsidP="00850C74">
            <w:pPr>
              <w:ind w:left="0"/>
              <w:rPr>
                <w:b/>
                <w:bCs/>
                <w:color w:val="FFFFFF" w:themeColor="background1"/>
                <w:lang w:val="en-GB"/>
              </w:rPr>
            </w:pPr>
            <w:r w:rsidRPr="04FC1AEC">
              <w:rPr>
                <w:b/>
                <w:bCs/>
                <w:color w:val="FFFFFF" w:themeColor="background1"/>
                <w:lang w:val="en-GB"/>
              </w:rPr>
              <w:t>Priority</w:t>
            </w:r>
          </w:p>
        </w:tc>
        <w:tc>
          <w:tcPr>
            <w:tcW w:w="6576" w:type="dxa"/>
            <w:shd w:val="clear" w:color="auto" w:fill="F6DFDE" w:themeFill="accent1" w:themeFillTint="33"/>
            <w:vAlign w:val="center"/>
          </w:tcPr>
          <w:p w14:paraId="01612C76" w14:textId="77777777" w:rsidR="003B5C9B" w:rsidRDefault="003B5C9B" w:rsidP="00850C74">
            <w:pPr>
              <w:ind w:left="0"/>
              <w:rPr>
                <w:lang w:val="en-GB"/>
              </w:rPr>
            </w:pPr>
            <w:r w:rsidRPr="04FC1AEC">
              <w:rPr>
                <w:lang w:val="en-GB"/>
              </w:rPr>
              <w:t>High</w:t>
            </w:r>
          </w:p>
        </w:tc>
      </w:tr>
    </w:tbl>
    <w:p w14:paraId="1EC790EB" w14:textId="77777777" w:rsidR="003B5C9B" w:rsidRDefault="003B5C9B" w:rsidP="00ED02C5">
      <w:pPr>
        <w:ind w:left="720" w:firstLine="288"/>
        <w:rPr>
          <w:lang w:val="en-US"/>
        </w:rPr>
      </w:pPr>
    </w:p>
    <w:p w14:paraId="49BAC748" w14:textId="475851AA" w:rsidR="00833863" w:rsidRDefault="00833863" w:rsidP="00ED02C5">
      <w:pPr>
        <w:ind w:left="720" w:firstLine="288"/>
        <w:rPr>
          <w:b/>
          <w:bCs/>
          <w:color w:val="D6615C" w:themeColor="accent1"/>
        </w:rPr>
      </w:pPr>
    </w:p>
    <w:p w14:paraId="377DF372" w14:textId="77777777" w:rsidR="00833863" w:rsidRDefault="00833863" w:rsidP="00ED02C5">
      <w:pPr>
        <w:ind w:left="720" w:firstLine="288"/>
        <w:rPr>
          <w:b/>
          <w:bCs/>
          <w:color w:val="D6615C" w:themeColor="accent1"/>
        </w:rPr>
      </w:pPr>
    </w:p>
    <w:p w14:paraId="3BA22C85" w14:textId="1D7BF54B" w:rsidR="003B5C9B" w:rsidRPr="00833863" w:rsidRDefault="003B5C9B" w:rsidP="00ED02C5">
      <w:pPr>
        <w:ind w:left="720" w:firstLine="288"/>
        <w:rPr>
          <w:b/>
          <w:color w:val="D6615C" w:themeColor="accent1"/>
        </w:rPr>
      </w:pPr>
      <w:proofErr w:type="spellStart"/>
      <w:r w:rsidRPr="00833863">
        <w:rPr>
          <w:b/>
          <w:color w:val="D6615C" w:themeColor="accent1"/>
        </w:rPr>
        <w:t>Stimulus</w:t>
      </w:r>
      <w:proofErr w:type="spellEnd"/>
      <w:r w:rsidRPr="00833863">
        <w:rPr>
          <w:b/>
          <w:color w:val="D6615C" w:themeColor="accent1"/>
        </w:rPr>
        <w:t xml:space="preserve">/Response </w:t>
      </w:r>
      <w:proofErr w:type="spellStart"/>
      <w:r w:rsidRPr="00833863">
        <w:rPr>
          <w:b/>
          <w:color w:val="D6615C" w:themeColor="accent1"/>
        </w:rPr>
        <w:t>Sequences</w:t>
      </w:r>
      <w:proofErr w:type="spellEnd"/>
    </w:p>
    <w:p w14:paraId="6E027665" w14:textId="4183AFE6"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Actor views a list of consumer subscriptions for the upcoming production cycle.</w:t>
      </w:r>
    </w:p>
    <w:p w14:paraId="6F85040A" w14:textId="096645FC"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system displays detailed information for each subscription, including items, quantities requested, delivery schedule, and payment status.</w:t>
      </w:r>
    </w:p>
    <w:p w14:paraId="5CF8DD81" w14:textId="7E4C1316"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Actor reviews each subscription’s status to determine production needs and verifies the payment status manually.</w:t>
      </w:r>
    </w:p>
    <w:p w14:paraId="52569107" w14:textId="51AAD351"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Once reviewed, the Actor can confirm the subscription as "confirmed for production" and mark the payment as verified, prompting a notification to the Co-Producer (Consumer) that payment has been successfully received.</w:t>
      </w:r>
    </w:p>
    <w:p w14:paraId="5E069A59" w14:textId="135E391D"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system records this confirmation and generates an updated production summary, assisting the Actor in organizing the required production quantities.</w:t>
      </w:r>
    </w:p>
    <w:p w14:paraId="09AA6086" w14:textId="77777777" w:rsidR="003B5C9B" w:rsidRPr="00C77FA0" w:rsidRDefault="003B5C9B" w:rsidP="00ED02C5">
      <w:pPr>
        <w:ind w:left="720" w:firstLine="288"/>
        <w:rPr>
          <w:lang w:val="en-US"/>
        </w:rPr>
      </w:pPr>
    </w:p>
    <w:p w14:paraId="7377CA80" w14:textId="77777777" w:rsidR="00833863" w:rsidRPr="006D7D68" w:rsidRDefault="00833863" w:rsidP="00ED02C5">
      <w:pPr>
        <w:ind w:left="720" w:firstLine="288"/>
        <w:rPr>
          <w:b/>
          <w:bCs/>
          <w:color w:val="D6615C" w:themeColor="accent1"/>
          <w:lang w:val="en-GB"/>
        </w:rPr>
      </w:pPr>
    </w:p>
    <w:p w14:paraId="215734F4" w14:textId="77D191DC" w:rsidR="003B5C9B" w:rsidRPr="00726A11" w:rsidRDefault="009914C2" w:rsidP="00ED02C5">
      <w:pPr>
        <w:ind w:left="720" w:firstLine="288"/>
        <w:rPr>
          <w:b/>
          <w:color w:val="D6615C" w:themeColor="accent1"/>
          <w:lang w:val="en-US"/>
        </w:rPr>
      </w:pPr>
      <w:r w:rsidRPr="00726A11">
        <w:rPr>
          <w:b/>
          <w:color w:val="D6615C" w:themeColor="accent1"/>
          <w:lang w:val="en-US"/>
        </w:rPr>
        <w:t>Functional Requirements</w:t>
      </w:r>
    </w:p>
    <w:p w14:paraId="612A008D" w14:textId="11839E7D" w:rsidR="00310CF8" w:rsidRPr="00C77FA0" w:rsidRDefault="000B1F6D" w:rsidP="00ED02C5">
      <w:pPr>
        <w:spacing w:after="0"/>
        <w:ind w:left="720" w:firstLine="288"/>
        <w:jc w:val="both"/>
        <w:rPr>
          <w:lang w:val="en-US"/>
        </w:rPr>
      </w:pPr>
      <w:r w:rsidRPr="008210BF">
        <w:rPr>
          <w:b/>
          <w:lang w:val="en-US"/>
        </w:rPr>
        <w:t>R</w:t>
      </w:r>
      <w:r w:rsidR="006D7A38" w:rsidRPr="008210BF">
        <w:rPr>
          <w:b/>
          <w:lang w:val="en-US"/>
        </w:rPr>
        <w:t>EQ-</w:t>
      </w:r>
      <w:r w:rsidR="00A1480B">
        <w:rPr>
          <w:b/>
          <w:lang w:val="en-US"/>
        </w:rPr>
        <w:t>29</w:t>
      </w:r>
      <w:r w:rsidR="006D7A38" w:rsidRPr="008210BF">
        <w:rPr>
          <w:b/>
          <w:lang w:val="en-US"/>
        </w:rPr>
        <w:t>:</w:t>
      </w:r>
      <w:r w:rsidR="006D7A38" w:rsidRPr="00C77FA0">
        <w:rPr>
          <w:lang w:val="en-US"/>
        </w:rPr>
        <w:t xml:space="preserve"> </w:t>
      </w:r>
      <w:r w:rsidRPr="00C77FA0">
        <w:rPr>
          <w:lang w:val="en-US"/>
        </w:rPr>
        <w:t>The actor can visualize</w:t>
      </w:r>
      <w:r w:rsidR="00310CF8" w:rsidRPr="00C77FA0">
        <w:rPr>
          <w:lang w:val="en-US"/>
        </w:rPr>
        <w:t xml:space="preserve"> list of consumer subscriptions, detailing items requested, quantities, delivery frequency, and payment status.</w:t>
      </w:r>
    </w:p>
    <w:p w14:paraId="50FBFFF2" w14:textId="718E303B" w:rsidR="00310CF8" w:rsidRPr="00C77FA0" w:rsidRDefault="006D7A38" w:rsidP="00ED02C5">
      <w:pPr>
        <w:spacing w:after="0"/>
        <w:ind w:left="720" w:firstLine="288"/>
        <w:jc w:val="both"/>
        <w:rPr>
          <w:lang w:val="en-US"/>
        </w:rPr>
      </w:pPr>
      <w:r w:rsidRPr="008210BF">
        <w:rPr>
          <w:b/>
          <w:lang w:val="en-US"/>
        </w:rPr>
        <w:lastRenderedPageBreak/>
        <w:t>REQ-</w:t>
      </w:r>
      <w:r w:rsidR="00850C74">
        <w:rPr>
          <w:b/>
          <w:lang w:val="en-US"/>
        </w:rPr>
        <w:t>3</w:t>
      </w:r>
      <w:r w:rsidR="00A1480B">
        <w:rPr>
          <w:b/>
          <w:lang w:val="en-US"/>
        </w:rPr>
        <w:t>0</w:t>
      </w:r>
      <w:r w:rsidRPr="008210BF">
        <w:rPr>
          <w:b/>
          <w:lang w:val="en-US"/>
        </w:rPr>
        <w:t>:</w:t>
      </w:r>
      <w:r w:rsidRPr="00C77FA0">
        <w:rPr>
          <w:lang w:val="en-US"/>
        </w:rPr>
        <w:t xml:space="preserve"> T</w:t>
      </w:r>
      <w:r w:rsidR="00310CF8" w:rsidRPr="00C77FA0">
        <w:rPr>
          <w:lang w:val="en-US"/>
        </w:rPr>
        <w:t xml:space="preserve">he Actor </w:t>
      </w:r>
      <w:r w:rsidRPr="00C77FA0">
        <w:rPr>
          <w:lang w:val="en-US"/>
        </w:rPr>
        <w:t>can</w:t>
      </w:r>
      <w:r w:rsidR="00310CF8" w:rsidRPr="00C77FA0">
        <w:rPr>
          <w:lang w:val="en-US"/>
        </w:rPr>
        <w:t xml:space="preserve"> manually verify and mark the payment status for each subscription. </w:t>
      </w:r>
    </w:p>
    <w:p w14:paraId="284AFF57" w14:textId="23204959" w:rsidR="00310CF8" w:rsidRPr="00507621" w:rsidRDefault="006D7A38" w:rsidP="00ED02C5">
      <w:pPr>
        <w:spacing w:after="0"/>
        <w:ind w:left="720" w:firstLine="288"/>
        <w:jc w:val="both"/>
        <w:rPr>
          <w:lang w:val="en-GB"/>
        </w:rPr>
      </w:pPr>
      <w:r w:rsidRPr="000B15C1">
        <w:rPr>
          <w:b/>
          <w:lang w:val="en-US"/>
        </w:rPr>
        <w:t>REQ-</w:t>
      </w:r>
      <w:r w:rsidR="000B15C1">
        <w:rPr>
          <w:b/>
          <w:lang w:val="en-US"/>
        </w:rPr>
        <w:t>3</w:t>
      </w:r>
      <w:r w:rsidR="00A1480B">
        <w:rPr>
          <w:b/>
          <w:lang w:val="en-US"/>
        </w:rPr>
        <w:t>1</w:t>
      </w:r>
      <w:r w:rsidRPr="000B15C1">
        <w:rPr>
          <w:b/>
          <w:lang w:val="en-US"/>
        </w:rPr>
        <w:t>:</w:t>
      </w:r>
      <w:r w:rsidRPr="00C77FA0">
        <w:rPr>
          <w:lang w:val="en-US"/>
        </w:rPr>
        <w:t xml:space="preserve"> The a</w:t>
      </w:r>
      <w:r w:rsidR="00310CF8" w:rsidRPr="00C77FA0">
        <w:rPr>
          <w:lang w:val="en-US"/>
        </w:rPr>
        <w:t xml:space="preserve">ctor </w:t>
      </w:r>
      <w:r w:rsidR="0077318E" w:rsidRPr="00C77FA0">
        <w:rPr>
          <w:lang w:val="en-US"/>
        </w:rPr>
        <w:t>should</w:t>
      </w:r>
      <w:r w:rsidR="00310CF8" w:rsidRPr="00C77FA0">
        <w:rPr>
          <w:lang w:val="en-US"/>
        </w:rPr>
        <w:t xml:space="preserve"> mark subscriptions as "confirmed for production," indicating they will be included in the upcoming production cycle.</w:t>
      </w:r>
    </w:p>
    <w:p w14:paraId="1A75A136" w14:textId="327A69C5" w:rsidR="00310CF8" w:rsidRPr="00C77FA0" w:rsidRDefault="00102770" w:rsidP="00ED02C5">
      <w:pPr>
        <w:spacing w:after="0"/>
        <w:ind w:left="720" w:firstLine="288"/>
        <w:jc w:val="both"/>
        <w:rPr>
          <w:lang w:val="en-US"/>
        </w:rPr>
      </w:pPr>
      <w:r w:rsidRPr="000B15C1">
        <w:rPr>
          <w:b/>
          <w:lang w:val="en-US"/>
        </w:rPr>
        <w:t>REQ-</w:t>
      </w:r>
      <w:r w:rsidR="000B15C1" w:rsidRPr="000B15C1">
        <w:rPr>
          <w:b/>
          <w:lang w:val="en-US"/>
        </w:rPr>
        <w:t>3</w:t>
      </w:r>
      <w:r w:rsidR="00A1480B">
        <w:rPr>
          <w:b/>
          <w:lang w:val="en-US"/>
        </w:rPr>
        <w:t>2</w:t>
      </w:r>
      <w:r w:rsidRPr="000B15C1">
        <w:rPr>
          <w:b/>
          <w:lang w:val="en-US"/>
        </w:rPr>
        <w:t>:</w:t>
      </w:r>
      <w:r w:rsidRPr="00C77FA0">
        <w:rPr>
          <w:lang w:val="en-US"/>
        </w:rPr>
        <w:t xml:space="preserve"> </w:t>
      </w:r>
      <w:r w:rsidR="004E5D17" w:rsidRPr="00C77FA0">
        <w:rPr>
          <w:lang w:val="en-US"/>
        </w:rPr>
        <w:t>T</w:t>
      </w:r>
      <w:r w:rsidR="00310CF8" w:rsidRPr="00C77FA0">
        <w:rPr>
          <w:lang w:val="en-US"/>
        </w:rPr>
        <w:t xml:space="preserve">he Actor </w:t>
      </w:r>
      <w:r w:rsidR="004E5D17" w:rsidRPr="00C77FA0">
        <w:rPr>
          <w:lang w:val="en-US"/>
        </w:rPr>
        <w:t>can</w:t>
      </w:r>
      <w:r w:rsidR="00310CF8" w:rsidRPr="00C77FA0">
        <w:rPr>
          <w:lang w:val="en-US"/>
        </w:rPr>
        <w:t xml:space="preserve"> review past consumer demand patterns, facilitating better planning and production adjustments.</w:t>
      </w:r>
    </w:p>
    <w:p w14:paraId="48FB850F" w14:textId="77777777" w:rsidR="009914C2" w:rsidRPr="00C77FA0" w:rsidRDefault="009914C2" w:rsidP="00ED02C5">
      <w:pPr>
        <w:ind w:left="720" w:firstLine="288"/>
        <w:rPr>
          <w:lang w:val="en-US"/>
        </w:rPr>
      </w:pPr>
    </w:p>
    <w:p w14:paraId="782F6F56" w14:textId="3C54F47C" w:rsidR="00BE20DE" w:rsidRDefault="00BE20DE" w:rsidP="00760636">
      <w:pPr>
        <w:pStyle w:val="Ttulo1"/>
        <w:numPr>
          <w:ilvl w:val="1"/>
          <w:numId w:val="40"/>
        </w:numPr>
        <w:ind w:left="720" w:firstLine="288"/>
        <w:rPr>
          <w:lang w:val="en-US"/>
        </w:rPr>
      </w:pPr>
      <w:bookmarkStart w:id="38" w:name="_Toc182172855"/>
      <w:r>
        <w:rPr>
          <w:lang w:val="en-US"/>
        </w:rPr>
        <w:t>View Production and Sales Reports</w:t>
      </w:r>
      <w:r w:rsidR="00D40EF8">
        <w:rPr>
          <w:lang w:val="en-US"/>
        </w:rPr>
        <w:t xml:space="preserve"> (UC2</w:t>
      </w:r>
      <w:r w:rsidR="00042E61">
        <w:rPr>
          <w:lang w:val="en-US"/>
        </w:rPr>
        <w:t>1</w:t>
      </w:r>
      <w:r w:rsidR="00D40EF8">
        <w:rPr>
          <w:lang w:val="en-US"/>
        </w:rPr>
        <w:t>)</w:t>
      </w:r>
      <w:bookmarkEnd w:id="38"/>
    </w:p>
    <w:p w14:paraId="198577AB" w14:textId="77777777" w:rsidR="00833863" w:rsidRDefault="00833863" w:rsidP="00ED02C5">
      <w:pPr>
        <w:ind w:left="720" w:firstLine="288"/>
        <w:rPr>
          <w:b/>
          <w:bCs/>
          <w:color w:val="D6615C" w:themeColor="accent1"/>
          <w:lang w:val="en-US"/>
        </w:rPr>
      </w:pPr>
    </w:p>
    <w:p w14:paraId="4923D8C1" w14:textId="77777777" w:rsidR="00BE20DE" w:rsidRPr="00833863" w:rsidRDefault="00BE20DE" w:rsidP="00ED02C5">
      <w:pPr>
        <w:ind w:left="720" w:firstLine="288"/>
        <w:rPr>
          <w:b/>
          <w:color w:val="D6615C" w:themeColor="accent1"/>
          <w:lang w:val="en-US"/>
        </w:rPr>
      </w:pPr>
      <w:r w:rsidRPr="00833863">
        <w:rPr>
          <w:b/>
          <w:color w:val="D6615C" w:themeColor="accent1"/>
          <w:lang w:val="en-US"/>
        </w:rPr>
        <w:t>Description</w:t>
      </w:r>
    </w:p>
    <w:p w14:paraId="05A898AC" w14:textId="4BD7EFE0" w:rsidR="00D40EF8" w:rsidRPr="00C77FA0" w:rsidRDefault="00D40EF8" w:rsidP="00ED02C5">
      <w:pPr>
        <w:ind w:left="720" w:firstLine="288"/>
        <w:jc w:val="both"/>
        <w:rPr>
          <w:lang w:val="en-US"/>
        </w:rPr>
      </w:pPr>
      <w:r w:rsidRPr="00C77FA0">
        <w:rPr>
          <w:lang w:val="en-US"/>
        </w:rPr>
        <w:t>Actors (Producers and Administrators) access global reports on production and sales performance for each production cycle. These reports help them evaluate the effectiveness of operations, monitor sales trends, and make informed decisions for future cycles.</w:t>
      </w:r>
    </w:p>
    <w:p w14:paraId="3D0AC8F3" w14:textId="77777777" w:rsidR="00A00D8E" w:rsidRPr="00C77FA0" w:rsidRDefault="00A00D8E" w:rsidP="00ED02C5">
      <w:pPr>
        <w:ind w:left="720" w:firstLine="288"/>
        <w:jc w:val="both"/>
        <w:rPr>
          <w:lang w:val="en-US"/>
        </w:rPr>
      </w:pPr>
    </w:p>
    <w:tbl>
      <w:tblPr>
        <w:tblW w:w="7974"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39"/>
        <w:gridCol w:w="6635"/>
      </w:tblGrid>
      <w:tr w:rsidR="00A00D8E" w14:paraId="7CAB3100" w14:textId="77777777" w:rsidTr="00833863">
        <w:trPr>
          <w:trHeight w:val="353"/>
        </w:trPr>
        <w:tc>
          <w:tcPr>
            <w:tcW w:w="1339" w:type="dxa"/>
            <w:shd w:val="clear" w:color="auto" w:fill="D6615C" w:themeFill="accent1"/>
            <w:vAlign w:val="center"/>
          </w:tcPr>
          <w:p w14:paraId="712A863F" w14:textId="77777777" w:rsidR="00A00D8E" w:rsidRDefault="00A00D8E" w:rsidP="00850C74">
            <w:pPr>
              <w:ind w:left="0"/>
              <w:rPr>
                <w:b/>
                <w:bCs/>
                <w:color w:val="FFFFFF" w:themeColor="background1"/>
                <w:lang w:val="en-GB"/>
              </w:rPr>
            </w:pPr>
            <w:r w:rsidRPr="04FC1AEC">
              <w:rPr>
                <w:b/>
                <w:bCs/>
                <w:color w:val="FFFFFF" w:themeColor="background1"/>
                <w:lang w:val="en-GB"/>
              </w:rPr>
              <w:t>QFD</w:t>
            </w:r>
          </w:p>
        </w:tc>
        <w:tc>
          <w:tcPr>
            <w:tcW w:w="6635" w:type="dxa"/>
            <w:shd w:val="clear" w:color="auto" w:fill="F6DFDE" w:themeFill="accent1" w:themeFillTint="33"/>
            <w:vAlign w:val="center"/>
          </w:tcPr>
          <w:p w14:paraId="076D06D1" w14:textId="77777777" w:rsidR="00A00D8E" w:rsidRDefault="00A00D8E"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A00D8E" w14:paraId="4E0E6DDD" w14:textId="77777777" w:rsidTr="00833863">
        <w:trPr>
          <w:trHeight w:val="353"/>
        </w:trPr>
        <w:tc>
          <w:tcPr>
            <w:tcW w:w="1339" w:type="dxa"/>
            <w:shd w:val="clear" w:color="auto" w:fill="D6615C" w:themeFill="accent1"/>
            <w:vAlign w:val="center"/>
          </w:tcPr>
          <w:p w14:paraId="4E83CC3A" w14:textId="77777777" w:rsidR="00A00D8E" w:rsidRDefault="00A00D8E" w:rsidP="00850C74">
            <w:pPr>
              <w:ind w:left="0"/>
              <w:rPr>
                <w:b/>
                <w:bCs/>
                <w:color w:val="FFFFFF" w:themeColor="background1"/>
                <w:lang w:val="en-GB"/>
              </w:rPr>
            </w:pPr>
            <w:r w:rsidRPr="04FC1AEC">
              <w:rPr>
                <w:b/>
                <w:bCs/>
                <w:color w:val="FFFFFF" w:themeColor="background1"/>
                <w:lang w:val="en-GB"/>
              </w:rPr>
              <w:t>Priority</w:t>
            </w:r>
          </w:p>
        </w:tc>
        <w:tc>
          <w:tcPr>
            <w:tcW w:w="6635" w:type="dxa"/>
            <w:shd w:val="clear" w:color="auto" w:fill="F6DFDE" w:themeFill="accent1" w:themeFillTint="33"/>
            <w:vAlign w:val="center"/>
          </w:tcPr>
          <w:p w14:paraId="313EB765" w14:textId="77777777" w:rsidR="00A00D8E" w:rsidRDefault="00A00D8E" w:rsidP="00850C74">
            <w:pPr>
              <w:ind w:left="0"/>
              <w:rPr>
                <w:lang w:val="en-GB"/>
              </w:rPr>
            </w:pPr>
            <w:r>
              <w:rPr>
                <w:lang w:val="en-GB"/>
              </w:rPr>
              <w:t>Medium</w:t>
            </w:r>
          </w:p>
        </w:tc>
      </w:tr>
    </w:tbl>
    <w:p w14:paraId="6403710A" w14:textId="77777777" w:rsidR="00A00D8E" w:rsidRDefault="00A00D8E" w:rsidP="00ED02C5">
      <w:pPr>
        <w:ind w:left="720" w:firstLine="288"/>
        <w:jc w:val="both"/>
      </w:pPr>
    </w:p>
    <w:p w14:paraId="6556FBC9" w14:textId="77777777" w:rsidR="00D40EF8" w:rsidRPr="00833863" w:rsidRDefault="00D40EF8" w:rsidP="00ED02C5">
      <w:pPr>
        <w:ind w:left="720" w:firstLine="288"/>
        <w:rPr>
          <w:b/>
          <w:color w:val="D6615C" w:themeColor="accent1"/>
        </w:rPr>
      </w:pPr>
      <w:proofErr w:type="spellStart"/>
      <w:r w:rsidRPr="00833863">
        <w:rPr>
          <w:b/>
          <w:color w:val="D6615C" w:themeColor="accent1"/>
        </w:rPr>
        <w:t>Stimulus</w:t>
      </w:r>
      <w:proofErr w:type="spellEnd"/>
      <w:r w:rsidRPr="00833863">
        <w:rPr>
          <w:b/>
          <w:color w:val="D6615C" w:themeColor="accent1"/>
        </w:rPr>
        <w:t xml:space="preserve">/Response </w:t>
      </w:r>
      <w:proofErr w:type="spellStart"/>
      <w:r w:rsidRPr="00833863">
        <w:rPr>
          <w:b/>
          <w:color w:val="D6615C" w:themeColor="accent1"/>
        </w:rPr>
        <w:t>Sequences</w:t>
      </w:r>
      <w:proofErr w:type="spellEnd"/>
    </w:p>
    <w:p w14:paraId="6D14DFF9" w14:textId="77777777" w:rsidR="00146110" w:rsidRPr="00146110" w:rsidRDefault="00146110" w:rsidP="00ED02C5">
      <w:pPr>
        <w:spacing w:after="0"/>
        <w:ind w:left="720" w:firstLine="288"/>
        <w:jc w:val="both"/>
        <w:rPr>
          <w:lang w:val="en-US"/>
        </w:rPr>
      </w:pPr>
      <w:r w:rsidRPr="00146110">
        <w:rPr>
          <w:lang w:val="en-US"/>
        </w:rPr>
        <w:t>1. The Actor accesses the reports section.</w:t>
      </w:r>
    </w:p>
    <w:p w14:paraId="54E15010" w14:textId="77777777" w:rsidR="00146110" w:rsidRPr="00146110" w:rsidRDefault="00146110" w:rsidP="00ED02C5">
      <w:pPr>
        <w:spacing w:after="0"/>
        <w:ind w:left="720" w:firstLine="288"/>
        <w:jc w:val="both"/>
        <w:rPr>
          <w:lang w:val="en-US"/>
        </w:rPr>
      </w:pPr>
      <w:r w:rsidRPr="00146110">
        <w:rPr>
          <w:lang w:val="en-US"/>
        </w:rPr>
        <w:t>2. The system provides options to view production and sales reports specific to each cycle.</w:t>
      </w:r>
    </w:p>
    <w:p w14:paraId="62C95259" w14:textId="77777777" w:rsidR="00146110" w:rsidRPr="00146110" w:rsidRDefault="00146110" w:rsidP="00ED02C5">
      <w:pPr>
        <w:spacing w:after="0"/>
        <w:ind w:left="720" w:firstLine="288"/>
        <w:jc w:val="both"/>
        <w:rPr>
          <w:lang w:val="en-US"/>
        </w:rPr>
      </w:pPr>
      <w:r w:rsidRPr="00146110">
        <w:rPr>
          <w:lang w:val="en-US"/>
        </w:rPr>
        <w:t>3. The Actor views the reports, noting relevant metrics such as production volume, sold items, and revenue for the current and past cycles.</w:t>
      </w:r>
    </w:p>
    <w:p w14:paraId="02879BB6" w14:textId="606906AF" w:rsidR="00D40EF8" w:rsidRDefault="00146110" w:rsidP="00ED02C5">
      <w:pPr>
        <w:spacing w:after="0"/>
        <w:ind w:left="720" w:firstLine="288"/>
        <w:jc w:val="both"/>
        <w:rPr>
          <w:lang w:val="en-US"/>
        </w:rPr>
      </w:pPr>
      <w:r w:rsidRPr="00146110">
        <w:rPr>
          <w:lang w:val="en-US"/>
        </w:rPr>
        <w:t>4. The system logs each instance of report access for audit purposes.</w:t>
      </w:r>
    </w:p>
    <w:p w14:paraId="61645352" w14:textId="77777777" w:rsidR="00146110" w:rsidRDefault="00146110" w:rsidP="00ED02C5">
      <w:pPr>
        <w:spacing w:after="0"/>
        <w:ind w:left="720" w:firstLine="288"/>
        <w:jc w:val="both"/>
        <w:rPr>
          <w:lang w:val="en-US"/>
        </w:rPr>
      </w:pPr>
    </w:p>
    <w:p w14:paraId="40C423EA" w14:textId="77777777" w:rsidR="00833863" w:rsidRPr="006D7D68" w:rsidRDefault="00833863" w:rsidP="00ED02C5">
      <w:pPr>
        <w:ind w:left="720" w:firstLine="288"/>
        <w:rPr>
          <w:b/>
          <w:bCs/>
          <w:color w:val="D6615C" w:themeColor="accent1"/>
          <w:lang w:val="en-GB"/>
        </w:rPr>
      </w:pPr>
    </w:p>
    <w:p w14:paraId="4ACA0FD7" w14:textId="77777777" w:rsidR="00146110" w:rsidRPr="006D7D68" w:rsidRDefault="00146110" w:rsidP="00ED02C5">
      <w:pPr>
        <w:ind w:left="720" w:firstLine="288"/>
        <w:rPr>
          <w:b/>
          <w:color w:val="D6615C" w:themeColor="accent1"/>
          <w:lang w:val="en-GB"/>
        </w:rPr>
      </w:pPr>
      <w:r w:rsidRPr="006D7D68">
        <w:rPr>
          <w:b/>
          <w:color w:val="D6615C" w:themeColor="accent1"/>
          <w:lang w:val="en-GB"/>
        </w:rPr>
        <w:t>Functional Requirements</w:t>
      </w:r>
    </w:p>
    <w:p w14:paraId="5ABF1B39" w14:textId="1C59DF31" w:rsidR="00446D90" w:rsidRPr="00C77FA0" w:rsidRDefault="00446D90" w:rsidP="00ED02C5">
      <w:pPr>
        <w:spacing w:after="0"/>
        <w:ind w:left="720" w:firstLine="288"/>
        <w:jc w:val="both"/>
        <w:rPr>
          <w:lang w:val="en-US"/>
        </w:rPr>
      </w:pPr>
      <w:r w:rsidRPr="000B15C1">
        <w:rPr>
          <w:b/>
          <w:lang w:val="en-US"/>
        </w:rPr>
        <w:t>REQ-</w:t>
      </w:r>
      <w:r w:rsidR="000B15C1" w:rsidRPr="000B15C1">
        <w:rPr>
          <w:b/>
          <w:lang w:val="en-US"/>
        </w:rPr>
        <w:t>3</w:t>
      </w:r>
      <w:r w:rsidR="00A1480B">
        <w:rPr>
          <w:b/>
          <w:lang w:val="en-US"/>
        </w:rPr>
        <w:t>3</w:t>
      </w:r>
      <w:r w:rsidRPr="000B15C1">
        <w:rPr>
          <w:b/>
          <w:lang w:val="en-US"/>
        </w:rPr>
        <w:t>:</w:t>
      </w:r>
      <w:r w:rsidRPr="00C77FA0">
        <w:rPr>
          <w:lang w:val="en-US"/>
        </w:rPr>
        <w:t xml:space="preserve"> </w:t>
      </w:r>
      <w:r w:rsidR="00EF2597" w:rsidRPr="00C77FA0">
        <w:rPr>
          <w:lang w:val="en-US"/>
        </w:rPr>
        <w:t>The a</w:t>
      </w:r>
      <w:r w:rsidRPr="00C77FA0">
        <w:rPr>
          <w:lang w:val="en-US"/>
        </w:rPr>
        <w:t xml:space="preserve">ctor </w:t>
      </w:r>
      <w:r w:rsidR="00EF2597" w:rsidRPr="00C77FA0">
        <w:rPr>
          <w:lang w:val="en-US"/>
        </w:rPr>
        <w:t>can</w:t>
      </w:r>
      <w:r w:rsidRPr="00C77FA0">
        <w:rPr>
          <w:lang w:val="en-US"/>
        </w:rPr>
        <w:t xml:space="preserve"> access production and sales reports organized by production cycles for a comprehensive view of each period’s performance.</w:t>
      </w:r>
    </w:p>
    <w:p w14:paraId="59F6F456" w14:textId="10EA2B5F" w:rsidR="00446D90" w:rsidRPr="00C77FA0" w:rsidRDefault="00446D90" w:rsidP="00ED02C5">
      <w:pPr>
        <w:spacing w:after="0"/>
        <w:ind w:left="720" w:firstLine="288"/>
        <w:jc w:val="both"/>
        <w:rPr>
          <w:lang w:val="en-US"/>
        </w:rPr>
      </w:pPr>
      <w:r w:rsidRPr="00C77FA0">
        <w:rPr>
          <w:lang w:val="en-US"/>
        </w:rPr>
        <w:t xml:space="preserve">Include clear and intuitive data visualizations to support </w:t>
      </w:r>
      <w:r w:rsidR="00437029" w:rsidRPr="00C77FA0">
        <w:rPr>
          <w:lang w:val="en-US"/>
        </w:rPr>
        <w:t>a</w:t>
      </w:r>
      <w:r w:rsidRPr="00C77FA0">
        <w:rPr>
          <w:lang w:val="en-US"/>
        </w:rPr>
        <w:t>ctors in analyzing trends and making data-driven decisions.</w:t>
      </w:r>
    </w:p>
    <w:p w14:paraId="2B3EDFBC" w14:textId="77777777" w:rsidR="00146110" w:rsidRPr="00146110" w:rsidRDefault="00146110" w:rsidP="00ED02C5">
      <w:pPr>
        <w:spacing w:after="0"/>
        <w:ind w:left="720" w:firstLine="288"/>
        <w:jc w:val="both"/>
        <w:rPr>
          <w:lang w:val="en-US"/>
        </w:rPr>
      </w:pPr>
    </w:p>
    <w:p w14:paraId="7F453996" w14:textId="77681282" w:rsidR="002A39D3" w:rsidRPr="00CD3FA9" w:rsidRDefault="009163A0" w:rsidP="00760636">
      <w:pPr>
        <w:pStyle w:val="Ttulo1"/>
        <w:numPr>
          <w:ilvl w:val="1"/>
          <w:numId w:val="40"/>
        </w:numPr>
        <w:ind w:left="720" w:firstLine="288"/>
        <w:rPr>
          <w:lang w:val="en-US"/>
        </w:rPr>
      </w:pPr>
      <w:bookmarkStart w:id="39" w:name="_Toc182172856"/>
      <w:r w:rsidRPr="00C77FA0">
        <w:rPr>
          <w:lang w:val="en-US"/>
        </w:rPr>
        <w:t>Manage Membership in AMAP</w:t>
      </w:r>
      <w:r w:rsidR="002A39D3" w:rsidRPr="00C77FA0">
        <w:rPr>
          <w:lang w:val="en-US"/>
        </w:rPr>
        <w:t xml:space="preserve"> </w:t>
      </w:r>
      <w:r w:rsidR="002A39D3" w:rsidRPr="00C53CA1">
        <w:rPr>
          <w:lang w:val="en-US"/>
        </w:rPr>
        <w:t>(UC</w:t>
      </w:r>
      <w:r w:rsidR="002A39D3">
        <w:rPr>
          <w:lang w:val="en-US"/>
        </w:rPr>
        <w:t>2</w:t>
      </w:r>
      <w:r w:rsidR="00562DDC">
        <w:rPr>
          <w:lang w:val="en-US"/>
        </w:rPr>
        <w:t>3</w:t>
      </w:r>
      <w:r w:rsidR="002A39D3" w:rsidRPr="00C53CA1">
        <w:rPr>
          <w:lang w:val="en-US"/>
        </w:rPr>
        <w:t>)</w:t>
      </w:r>
      <w:bookmarkEnd w:id="39"/>
    </w:p>
    <w:p w14:paraId="4297D12A" w14:textId="77777777" w:rsidR="000F668E" w:rsidRDefault="000F668E" w:rsidP="00ED02C5">
      <w:pPr>
        <w:ind w:left="720" w:firstLine="288"/>
        <w:rPr>
          <w:b/>
          <w:bCs/>
          <w:color w:val="D6615C" w:themeColor="accent1"/>
          <w:lang w:val="en-US"/>
        </w:rPr>
      </w:pPr>
    </w:p>
    <w:p w14:paraId="1DBF37F0" w14:textId="77777777" w:rsidR="002A39D3" w:rsidRPr="000F668E" w:rsidRDefault="002A39D3" w:rsidP="00ED02C5">
      <w:pPr>
        <w:ind w:left="720" w:firstLine="288"/>
        <w:rPr>
          <w:b/>
          <w:color w:val="D6615C" w:themeColor="accent1"/>
          <w:lang w:val="en-US"/>
        </w:rPr>
      </w:pPr>
      <w:r w:rsidRPr="000F668E">
        <w:rPr>
          <w:b/>
          <w:color w:val="D6615C" w:themeColor="accent1"/>
          <w:lang w:val="en-US"/>
        </w:rPr>
        <w:t>Description</w:t>
      </w:r>
    </w:p>
    <w:p w14:paraId="4BD1C32F" w14:textId="2A9567DB" w:rsidR="002A39D3" w:rsidRPr="00C77FA0" w:rsidRDefault="003C1F41" w:rsidP="00ED02C5">
      <w:pPr>
        <w:ind w:left="720" w:firstLine="288"/>
        <w:jc w:val="both"/>
        <w:rPr>
          <w:lang w:val="en-US"/>
        </w:rPr>
      </w:pPr>
      <w:r w:rsidRPr="00C77FA0">
        <w:rPr>
          <w:lang w:val="en-US"/>
        </w:rPr>
        <w:lastRenderedPageBreak/>
        <w:t xml:space="preserve">This use case allows the actor to request membership in a new AMAP, with final confirmation pending approval by the AMAP Admin. The actor can also unsubscribe from an AMAP they are currently associated with; this cancellation will be reviewed, </w:t>
      </w:r>
      <w:proofErr w:type="gramStart"/>
      <w:r w:rsidRPr="00C77FA0">
        <w:rPr>
          <w:lang w:val="en-US"/>
        </w:rPr>
        <w:t>taking into account</w:t>
      </w:r>
      <w:proofErr w:type="gramEnd"/>
      <w:r w:rsidRPr="00C77FA0">
        <w:rPr>
          <w:lang w:val="en-US"/>
        </w:rPr>
        <w:t xml:space="preserve"> any pending requests or payments.</w:t>
      </w:r>
    </w:p>
    <w:p w14:paraId="4939C97A" w14:textId="77777777" w:rsidR="002A39D3" w:rsidRDefault="002A39D3" w:rsidP="00ED02C5">
      <w:pPr>
        <w:ind w:left="720" w:firstLine="288"/>
        <w:rPr>
          <w:lang w:val="en-US"/>
        </w:rPr>
      </w:pPr>
    </w:p>
    <w:tbl>
      <w:tblPr>
        <w:tblW w:w="8061"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39"/>
        <w:gridCol w:w="6722"/>
      </w:tblGrid>
      <w:tr w:rsidR="002A39D3" w14:paraId="0DEF6BE0" w14:textId="77777777" w:rsidTr="000F668E">
        <w:trPr>
          <w:trHeight w:val="331"/>
        </w:trPr>
        <w:tc>
          <w:tcPr>
            <w:tcW w:w="1339" w:type="dxa"/>
            <w:shd w:val="clear" w:color="auto" w:fill="D6615C" w:themeFill="accent1"/>
            <w:vAlign w:val="center"/>
          </w:tcPr>
          <w:p w14:paraId="48F31A45" w14:textId="77777777" w:rsidR="002A39D3" w:rsidRDefault="002A39D3" w:rsidP="00850C74">
            <w:pPr>
              <w:ind w:left="0"/>
              <w:rPr>
                <w:b/>
                <w:bCs/>
                <w:color w:val="FFFFFF" w:themeColor="background1"/>
                <w:lang w:val="en-GB"/>
              </w:rPr>
            </w:pPr>
            <w:r w:rsidRPr="04FC1AEC">
              <w:rPr>
                <w:b/>
                <w:bCs/>
                <w:color w:val="FFFFFF" w:themeColor="background1"/>
                <w:lang w:val="en-GB"/>
              </w:rPr>
              <w:t>QFD</w:t>
            </w:r>
          </w:p>
        </w:tc>
        <w:tc>
          <w:tcPr>
            <w:tcW w:w="6722" w:type="dxa"/>
            <w:shd w:val="clear" w:color="auto" w:fill="F6DFDE" w:themeFill="accent1" w:themeFillTint="33"/>
            <w:vAlign w:val="center"/>
          </w:tcPr>
          <w:p w14:paraId="3143B7D0" w14:textId="217C90DE" w:rsidR="002A39D3" w:rsidRDefault="005E72DA"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2A39D3" w14:paraId="59625E0D" w14:textId="77777777" w:rsidTr="000F668E">
        <w:trPr>
          <w:trHeight w:val="331"/>
        </w:trPr>
        <w:tc>
          <w:tcPr>
            <w:tcW w:w="1339" w:type="dxa"/>
            <w:shd w:val="clear" w:color="auto" w:fill="D6615C" w:themeFill="accent1"/>
            <w:vAlign w:val="center"/>
          </w:tcPr>
          <w:p w14:paraId="350A2487" w14:textId="77777777" w:rsidR="002A39D3" w:rsidRDefault="002A39D3" w:rsidP="00850C74">
            <w:pPr>
              <w:ind w:left="0"/>
              <w:rPr>
                <w:b/>
                <w:bCs/>
                <w:color w:val="FFFFFF" w:themeColor="background1"/>
                <w:lang w:val="en-GB"/>
              </w:rPr>
            </w:pPr>
            <w:r w:rsidRPr="04FC1AEC">
              <w:rPr>
                <w:b/>
                <w:bCs/>
                <w:color w:val="FFFFFF" w:themeColor="background1"/>
                <w:lang w:val="en-GB"/>
              </w:rPr>
              <w:t>Priority</w:t>
            </w:r>
          </w:p>
        </w:tc>
        <w:tc>
          <w:tcPr>
            <w:tcW w:w="6722" w:type="dxa"/>
            <w:shd w:val="clear" w:color="auto" w:fill="F6DFDE" w:themeFill="accent1" w:themeFillTint="33"/>
            <w:vAlign w:val="center"/>
          </w:tcPr>
          <w:p w14:paraId="612812B4" w14:textId="62FBE4C2" w:rsidR="002A39D3" w:rsidRDefault="005E72DA" w:rsidP="00850C74">
            <w:pPr>
              <w:ind w:left="0"/>
              <w:rPr>
                <w:lang w:val="en-GB"/>
              </w:rPr>
            </w:pPr>
            <w:r>
              <w:rPr>
                <w:lang w:val="en-GB"/>
              </w:rPr>
              <w:t>Medium</w:t>
            </w:r>
          </w:p>
        </w:tc>
      </w:tr>
    </w:tbl>
    <w:p w14:paraId="2DBF10AF" w14:textId="77777777" w:rsidR="002A39D3" w:rsidRPr="00F52D09" w:rsidRDefault="002A39D3" w:rsidP="00ED02C5">
      <w:pPr>
        <w:ind w:left="720" w:firstLine="288"/>
        <w:rPr>
          <w:lang w:val="en-US"/>
        </w:rPr>
      </w:pPr>
    </w:p>
    <w:p w14:paraId="5A6DED78" w14:textId="77777777" w:rsidR="000F668E" w:rsidRDefault="000F668E" w:rsidP="00ED02C5">
      <w:pPr>
        <w:ind w:left="720" w:firstLine="288"/>
        <w:rPr>
          <w:b/>
          <w:bCs/>
          <w:color w:val="D6615C" w:themeColor="accent1"/>
        </w:rPr>
      </w:pPr>
    </w:p>
    <w:p w14:paraId="15EFDC00" w14:textId="77777777" w:rsidR="002A39D3" w:rsidRPr="000F668E" w:rsidRDefault="002A39D3" w:rsidP="00ED02C5">
      <w:pPr>
        <w:ind w:left="720" w:firstLine="288"/>
        <w:rPr>
          <w:b/>
          <w:color w:val="D6615C" w:themeColor="accent1"/>
        </w:rPr>
      </w:pPr>
      <w:proofErr w:type="spellStart"/>
      <w:r w:rsidRPr="000F668E">
        <w:rPr>
          <w:b/>
          <w:color w:val="D6615C" w:themeColor="accent1"/>
        </w:rPr>
        <w:t>Stimulus</w:t>
      </w:r>
      <w:proofErr w:type="spellEnd"/>
      <w:r w:rsidRPr="000F668E">
        <w:rPr>
          <w:b/>
          <w:color w:val="D6615C" w:themeColor="accent1"/>
        </w:rPr>
        <w:t xml:space="preserve">/Response </w:t>
      </w:r>
      <w:proofErr w:type="spellStart"/>
      <w:r w:rsidRPr="000F668E">
        <w:rPr>
          <w:b/>
          <w:color w:val="D6615C" w:themeColor="accent1"/>
        </w:rPr>
        <w:t>Sequences</w:t>
      </w:r>
      <w:proofErr w:type="spellEnd"/>
    </w:p>
    <w:p w14:paraId="12F1804A" w14:textId="52077182" w:rsidR="00874E70" w:rsidRPr="00C77FA0" w:rsidRDefault="00874E70" w:rsidP="00760636">
      <w:pPr>
        <w:numPr>
          <w:ilvl w:val="0"/>
          <w:numId w:val="22"/>
        </w:numPr>
        <w:ind w:left="720" w:firstLine="288"/>
        <w:jc w:val="both"/>
        <w:rPr>
          <w:lang w:val="en-US"/>
        </w:rPr>
      </w:pPr>
      <w:r w:rsidRPr="00C77FA0">
        <w:rPr>
          <w:lang w:val="en-US"/>
        </w:rPr>
        <w:t>The actor selects the "View AMAPs" option.</w:t>
      </w:r>
    </w:p>
    <w:p w14:paraId="55D3415E"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retrieves a list of AMAPs and displays basic information about each one, including products, availability, and associated producers. The system also indicates whether the actor is associated with each AMAP.</w:t>
      </w:r>
    </w:p>
    <w:p w14:paraId="247F8C9D"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actor selects an available AMAP to request membership or chooses to unsubscribe from an AMAP they are currently associated with.</w:t>
      </w:r>
    </w:p>
    <w:p w14:paraId="4C42383A"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validates the membership request details, confirming the actor's eligibility based on the selected AMAP's criteria.</w:t>
      </w:r>
    </w:p>
    <w:p w14:paraId="2373F711"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sends the membership request to the AMAP Admin for approval.</w:t>
      </w:r>
    </w:p>
    <w:p w14:paraId="32DA1387"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provides a confirmation message to the actor, informing them that their request is pending approval by the AMAP Admin.</w:t>
      </w:r>
    </w:p>
    <w:p w14:paraId="732BFF67"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actor can also choose to unsubscribe from an AMAP they are associated with.</w:t>
      </w:r>
    </w:p>
    <w:p w14:paraId="79F1F8B1"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enables the actor to confirm the unsubscribe request, which will be reviewed for any pending requests or payments.</w:t>
      </w:r>
    </w:p>
    <w:p w14:paraId="3E120E4E" w14:textId="375C94BB" w:rsidR="002A39D3" w:rsidRPr="00C67322" w:rsidRDefault="00874E70" w:rsidP="00760636">
      <w:pPr>
        <w:numPr>
          <w:ilvl w:val="0"/>
          <w:numId w:val="22"/>
        </w:numPr>
        <w:tabs>
          <w:tab w:val="num" w:pos="720"/>
        </w:tabs>
        <w:ind w:left="720" w:firstLine="288"/>
        <w:jc w:val="both"/>
        <w:rPr>
          <w:lang w:val="en-US"/>
        </w:rPr>
      </w:pPr>
      <w:r w:rsidRPr="00C77FA0">
        <w:rPr>
          <w:lang w:val="en-US"/>
        </w:rPr>
        <w:t>The system notifies the actor of the pending status of their cancellation request, until it is reviewed and processed by the AMAP Admin.</w:t>
      </w:r>
    </w:p>
    <w:p w14:paraId="10B0850D" w14:textId="77777777" w:rsidR="00084BEC" w:rsidRPr="006D7D68" w:rsidRDefault="00084BEC" w:rsidP="00ED02C5">
      <w:pPr>
        <w:ind w:left="720" w:firstLine="288"/>
        <w:rPr>
          <w:b/>
          <w:bCs/>
          <w:color w:val="D6615C" w:themeColor="accent1"/>
          <w:lang w:val="en-GB"/>
        </w:rPr>
      </w:pPr>
    </w:p>
    <w:p w14:paraId="1BB75C1B" w14:textId="51B26FD9" w:rsidR="002A39D3" w:rsidRPr="006D7D68" w:rsidRDefault="002A39D3" w:rsidP="00ED02C5">
      <w:pPr>
        <w:ind w:left="720" w:firstLine="288"/>
        <w:rPr>
          <w:b/>
          <w:color w:val="D6615C" w:themeColor="accent1"/>
          <w:lang w:val="en-GB"/>
        </w:rPr>
      </w:pPr>
      <w:r w:rsidRPr="006D7D68">
        <w:rPr>
          <w:b/>
          <w:color w:val="D6615C" w:themeColor="accent1"/>
          <w:lang w:val="en-GB"/>
        </w:rPr>
        <w:t>Functional Requirements</w:t>
      </w:r>
    </w:p>
    <w:p w14:paraId="0BFDBD23" w14:textId="117F4E54" w:rsidR="00C6544D" w:rsidRDefault="002A39D3" w:rsidP="00ED02C5">
      <w:pPr>
        <w:ind w:left="720" w:firstLine="288"/>
        <w:jc w:val="both"/>
        <w:rPr>
          <w:lang w:val="en-US"/>
        </w:rPr>
      </w:pPr>
      <w:r w:rsidRPr="000B15C1">
        <w:rPr>
          <w:b/>
          <w:lang w:val="en-US"/>
        </w:rPr>
        <w:t>REQ-</w:t>
      </w:r>
      <w:r w:rsidR="000B15C1" w:rsidRPr="000B15C1">
        <w:rPr>
          <w:b/>
          <w:lang w:val="en-US"/>
        </w:rPr>
        <w:t>3</w:t>
      </w:r>
      <w:r w:rsidR="00A1480B">
        <w:rPr>
          <w:b/>
          <w:lang w:val="en-US"/>
        </w:rPr>
        <w:t>4</w:t>
      </w:r>
      <w:r w:rsidRPr="000B15C1">
        <w:rPr>
          <w:b/>
          <w:lang w:val="en-US"/>
        </w:rPr>
        <w:t>:</w:t>
      </w:r>
      <w:r w:rsidRPr="00667CD3">
        <w:rPr>
          <w:lang w:val="en-US"/>
        </w:rPr>
        <w:t xml:space="preserve"> </w:t>
      </w:r>
      <w:r w:rsidR="00A96EEC" w:rsidRPr="00AA08CD">
        <w:rPr>
          <w:lang w:val="en-GB"/>
        </w:rPr>
        <w:t>The</w:t>
      </w:r>
      <w:r w:rsidR="00E67620" w:rsidRPr="00AA08CD">
        <w:rPr>
          <w:lang w:val="en-GB"/>
        </w:rPr>
        <w:t xml:space="preserve"> actor </w:t>
      </w:r>
      <w:r w:rsidR="00A96EEC" w:rsidRPr="00AA08CD">
        <w:rPr>
          <w:lang w:val="en-GB"/>
        </w:rPr>
        <w:t>can</w:t>
      </w:r>
      <w:r w:rsidR="00E67620" w:rsidRPr="00AA08CD">
        <w:rPr>
          <w:lang w:val="en-GB"/>
        </w:rPr>
        <w:t xml:space="preserve"> request membership in a new AMAP or unsubscribe from an AMAP they are currently associated with.</w:t>
      </w:r>
    </w:p>
    <w:p w14:paraId="53F59D32" w14:textId="67B2870E" w:rsidR="002A39D3" w:rsidRDefault="00B63086" w:rsidP="00ED02C5">
      <w:pPr>
        <w:ind w:left="720" w:firstLine="288"/>
        <w:rPr>
          <w:lang w:val="en-US"/>
        </w:rPr>
      </w:pPr>
      <w:r>
        <w:rPr>
          <w:lang w:val="en-US"/>
        </w:rPr>
        <w:tab/>
      </w:r>
      <w:r>
        <w:rPr>
          <w:lang w:val="en-US"/>
        </w:rPr>
        <w:tab/>
      </w:r>
    </w:p>
    <w:p w14:paraId="7ABC6BF0" w14:textId="0FB95F1C" w:rsidR="00B63086" w:rsidRDefault="00D246AA" w:rsidP="00760636">
      <w:pPr>
        <w:pStyle w:val="Ttulo1"/>
        <w:numPr>
          <w:ilvl w:val="1"/>
          <w:numId w:val="40"/>
        </w:numPr>
        <w:ind w:left="720" w:firstLine="288"/>
        <w:rPr>
          <w:lang w:val="en-US"/>
        </w:rPr>
      </w:pPr>
      <w:bookmarkStart w:id="40" w:name="_Toc182172857"/>
      <w:r w:rsidRPr="00C77FA0">
        <w:rPr>
          <w:lang w:val="en-US"/>
        </w:rPr>
        <w:t>See Products and Details from Other Producers</w:t>
      </w:r>
      <w:r w:rsidR="00B63086">
        <w:rPr>
          <w:lang w:val="en-US"/>
        </w:rPr>
        <w:t xml:space="preserve"> (UC2</w:t>
      </w:r>
      <w:r w:rsidR="00141420">
        <w:rPr>
          <w:lang w:val="en-US"/>
        </w:rPr>
        <w:t>4</w:t>
      </w:r>
      <w:r w:rsidR="00B63086">
        <w:rPr>
          <w:lang w:val="en-US"/>
        </w:rPr>
        <w:t>)</w:t>
      </w:r>
      <w:bookmarkEnd w:id="40"/>
    </w:p>
    <w:p w14:paraId="317ACB7F" w14:textId="77777777" w:rsidR="008676BA" w:rsidRDefault="008676BA" w:rsidP="00ED02C5">
      <w:pPr>
        <w:ind w:left="720" w:firstLine="288"/>
        <w:rPr>
          <w:b/>
          <w:bCs/>
          <w:color w:val="D6615C" w:themeColor="accent1"/>
          <w:lang w:val="en-US"/>
        </w:rPr>
      </w:pPr>
    </w:p>
    <w:p w14:paraId="31483A36" w14:textId="0F0798BA" w:rsidR="003F606E" w:rsidRPr="008676BA" w:rsidRDefault="003F606E" w:rsidP="00ED02C5">
      <w:pPr>
        <w:ind w:left="720" w:firstLine="288"/>
        <w:rPr>
          <w:b/>
          <w:color w:val="D6615C" w:themeColor="accent1"/>
          <w:lang w:val="en-US"/>
        </w:rPr>
      </w:pPr>
      <w:r w:rsidRPr="008676BA">
        <w:rPr>
          <w:b/>
          <w:color w:val="D6615C" w:themeColor="accent1"/>
          <w:lang w:val="en-US"/>
        </w:rPr>
        <w:t>Description</w:t>
      </w:r>
    </w:p>
    <w:p w14:paraId="69C66968" w14:textId="7301744C" w:rsidR="003F606E" w:rsidRPr="003F606E" w:rsidRDefault="0041153C" w:rsidP="00ED02C5">
      <w:pPr>
        <w:ind w:left="720" w:firstLine="288"/>
        <w:jc w:val="both"/>
        <w:rPr>
          <w:lang w:val="en-US"/>
        </w:rPr>
      </w:pPr>
      <w:r w:rsidRPr="00C77FA0">
        <w:rPr>
          <w:lang w:val="en-US"/>
        </w:rPr>
        <w:lastRenderedPageBreak/>
        <w:t>The actor can view detailed information about other producers and their products within the AMAP community. This allows them to explore collaboration opportunities, such as creating product baskets, cross-selling, or diversifying their offerings based on complementary products from other producers.</w:t>
      </w:r>
    </w:p>
    <w:p w14:paraId="3FFC54BD" w14:textId="09F134C1" w:rsidR="003F606E" w:rsidRDefault="003F606E" w:rsidP="00ED02C5">
      <w:pPr>
        <w:ind w:left="720" w:firstLine="288"/>
        <w:rPr>
          <w:lang w:val="en-US"/>
        </w:rPr>
      </w:pPr>
    </w:p>
    <w:p w14:paraId="73C93B58" w14:textId="77777777" w:rsidR="00A33E1D" w:rsidRPr="003F606E" w:rsidRDefault="00A33E1D" w:rsidP="00ED02C5">
      <w:pPr>
        <w:ind w:left="720" w:firstLine="288"/>
        <w:rPr>
          <w:lang w:val="en-US"/>
        </w:rPr>
      </w:pPr>
      <w:r>
        <w:rPr>
          <w:lang w:val="en-US"/>
        </w:rPr>
        <w:tab/>
      </w:r>
      <w:r>
        <w:rPr>
          <w:lang w:val="en-US"/>
        </w:rPr>
        <w:tab/>
      </w:r>
    </w:p>
    <w:tbl>
      <w:tblPr>
        <w:tblW w:w="8013"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815"/>
      </w:tblGrid>
      <w:tr w:rsidR="00A33E1D" w14:paraId="34D80934" w14:textId="77777777" w:rsidTr="008676BA">
        <w:trPr>
          <w:trHeight w:val="331"/>
        </w:trPr>
        <w:tc>
          <w:tcPr>
            <w:tcW w:w="1198" w:type="dxa"/>
            <w:shd w:val="clear" w:color="auto" w:fill="D6615C" w:themeFill="accent1"/>
            <w:vAlign w:val="center"/>
          </w:tcPr>
          <w:p w14:paraId="09F68E04" w14:textId="77777777" w:rsidR="00A33E1D" w:rsidRDefault="00A33E1D" w:rsidP="00850C74">
            <w:pPr>
              <w:ind w:left="0"/>
              <w:rPr>
                <w:b/>
                <w:bCs/>
                <w:color w:val="FFFFFF" w:themeColor="background1"/>
                <w:lang w:val="en-GB"/>
              </w:rPr>
            </w:pPr>
            <w:r w:rsidRPr="04FC1AEC">
              <w:rPr>
                <w:b/>
                <w:bCs/>
                <w:color w:val="FFFFFF" w:themeColor="background1"/>
                <w:lang w:val="en-GB"/>
              </w:rPr>
              <w:t>QFD</w:t>
            </w:r>
          </w:p>
        </w:tc>
        <w:tc>
          <w:tcPr>
            <w:tcW w:w="6815" w:type="dxa"/>
            <w:shd w:val="clear" w:color="auto" w:fill="F6DFDE" w:themeFill="accent1" w:themeFillTint="33"/>
            <w:vAlign w:val="center"/>
          </w:tcPr>
          <w:p w14:paraId="52B2EA6C" w14:textId="77777777" w:rsidR="00A33E1D" w:rsidRDefault="00A33E1D"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A33E1D" w14:paraId="594175E7" w14:textId="77777777" w:rsidTr="008676BA">
        <w:trPr>
          <w:trHeight w:val="331"/>
        </w:trPr>
        <w:tc>
          <w:tcPr>
            <w:tcW w:w="1198" w:type="dxa"/>
            <w:shd w:val="clear" w:color="auto" w:fill="D6615C" w:themeFill="accent1"/>
            <w:vAlign w:val="center"/>
          </w:tcPr>
          <w:p w14:paraId="5EE5CCCE" w14:textId="77777777" w:rsidR="00A33E1D" w:rsidRDefault="00A33E1D" w:rsidP="00850C74">
            <w:pPr>
              <w:ind w:left="0"/>
              <w:rPr>
                <w:b/>
                <w:bCs/>
                <w:color w:val="FFFFFF" w:themeColor="background1"/>
                <w:lang w:val="en-GB"/>
              </w:rPr>
            </w:pPr>
            <w:r w:rsidRPr="04FC1AEC">
              <w:rPr>
                <w:b/>
                <w:bCs/>
                <w:color w:val="FFFFFF" w:themeColor="background1"/>
                <w:lang w:val="en-GB"/>
              </w:rPr>
              <w:t>Priority</w:t>
            </w:r>
          </w:p>
        </w:tc>
        <w:tc>
          <w:tcPr>
            <w:tcW w:w="6815" w:type="dxa"/>
            <w:shd w:val="clear" w:color="auto" w:fill="F6DFDE" w:themeFill="accent1" w:themeFillTint="33"/>
            <w:vAlign w:val="center"/>
          </w:tcPr>
          <w:p w14:paraId="30EEEE87" w14:textId="77777777" w:rsidR="00A33E1D" w:rsidRDefault="00A33E1D" w:rsidP="00850C74">
            <w:pPr>
              <w:ind w:left="0"/>
              <w:rPr>
                <w:lang w:val="en-GB"/>
              </w:rPr>
            </w:pPr>
            <w:r>
              <w:rPr>
                <w:lang w:val="en-GB"/>
              </w:rPr>
              <w:t>Medium</w:t>
            </w:r>
          </w:p>
        </w:tc>
      </w:tr>
    </w:tbl>
    <w:p w14:paraId="46C22710" w14:textId="64A95861" w:rsidR="003F606E" w:rsidRPr="003F606E" w:rsidRDefault="003F606E" w:rsidP="00ED02C5">
      <w:pPr>
        <w:ind w:left="720" w:firstLine="288"/>
        <w:rPr>
          <w:lang w:val="en-US"/>
        </w:rPr>
      </w:pPr>
    </w:p>
    <w:p w14:paraId="516BECA0" w14:textId="77777777" w:rsidR="008676BA" w:rsidRDefault="008676BA" w:rsidP="00ED02C5">
      <w:pPr>
        <w:ind w:left="720" w:firstLine="288"/>
        <w:rPr>
          <w:b/>
          <w:bCs/>
          <w:color w:val="D6615C" w:themeColor="accent1"/>
        </w:rPr>
      </w:pPr>
    </w:p>
    <w:p w14:paraId="33E81296" w14:textId="7540C900" w:rsidR="005E69CE" w:rsidRPr="008676BA" w:rsidRDefault="005E69CE" w:rsidP="00ED02C5">
      <w:pPr>
        <w:ind w:left="720" w:firstLine="288"/>
        <w:rPr>
          <w:b/>
          <w:color w:val="D6615C" w:themeColor="accent1"/>
        </w:rPr>
      </w:pPr>
      <w:proofErr w:type="spellStart"/>
      <w:r w:rsidRPr="008676BA">
        <w:rPr>
          <w:b/>
          <w:color w:val="D6615C" w:themeColor="accent1"/>
        </w:rPr>
        <w:t>Stimulus</w:t>
      </w:r>
      <w:proofErr w:type="spellEnd"/>
      <w:r w:rsidRPr="008676BA">
        <w:rPr>
          <w:b/>
          <w:color w:val="D6615C" w:themeColor="accent1"/>
        </w:rPr>
        <w:t xml:space="preserve">/Response </w:t>
      </w:r>
      <w:proofErr w:type="spellStart"/>
      <w:r w:rsidRPr="008676BA">
        <w:rPr>
          <w:b/>
          <w:color w:val="D6615C" w:themeColor="accent1"/>
        </w:rPr>
        <w:t>Sequences</w:t>
      </w:r>
      <w:proofErr w:type="spellEnd"/>
    </w:p>
    <w:p w14:paraId="6EAD6EA6" w14:textId="77777777" w:rsidR="002F0543" w:rsidRPr="002F0543" w:rsidRDefault="002F0543" w:rsidP="00ED02C5">
      <w:pPr>
        <w:spacing w:after="0"/>
        <w:ind w:left="720" w:firstLine="288"/>
        <w:jc w:val="both"/>
        <w:rPr>
          <w:lang w:val="en-US"/>
        </w:rPr>
      </w:pPr>
      <w:r w:rsidRPr="002F0543">
        <w:rPr>
          <w:lang w:val="en-US"/>
        </w:rPr>
        <w:t>1. The actor accesses the producer directory.</w:t>
      </w:r>
    </w:p>
    <w:p w14:paraId="0E7AB923" w14:textId="77777777" w:rsidR="002F0543" w:rsidRPr="002F0543" w:rsidRDefault="002F0543" w:rsidP="00ED02C5">
      <w:pPr>
        <w:spacing w:after="0"/>
        <w:ind w:left="720" w:firstLine="288"/>
        <w:jc w:val="both"/>
        <w:rPr>
          <w:lang w:val="en-US"/>
        </w:rPr>
      </w:pPr>
      <w:r w:rsidRPr="002F0543">
        <w:rPr>
          <w:lang w:val="en-US"/>
        </w:rPr>
        <w:t>2. The system displays a list of other active producers, including details about their location, practices, certifications, and available products.</w:t>
      </w:r>
    </w:p>
    <w:p w14:paraId="151D3DAC" w14:textId="77777777" w:rsidR="002F0543" w:rsidRPr="002F0543" w:rsidRDefault="002F0543" w:rsidP="00ED02C5">
      <w:pPr>
        <w:spacing w:after="0"/>
        <w:ind w:left="720" w:firstLine="288"/>
        <w:jc w:val="both"/>
        <w:rPr>
          <w:lang w:val="en-US"/>
        </w:rPr>
      </w:pPr>
      <w:r w:rsidRPr="002F0543">
        <w:rPr>
          <w:lang w:val="en-US"/>
        </w:rPr>
        <w:t>3. The actor reviews the details of other producers, including the types of products they offer.</w:t>
      </w:r>
    </w:p>
    <w:p w14:paraId="1DD3ADAD" w14:textId="77777777" w:rsidR="002F0543" w:rsidRPr="002F0543" w:rsidRDefault="002F0543" w:rsidP="00ED02C5">
      <w:pPr>
        <w:spacing w:after="0"/>
        <w:ind w:left="720" w:firstLine="288"/>
        <w:jc w:val="both"/>
        <w:rPr>
          <w:lang w:val="en-US"/>
        </w:rPr>
      </w:pPr>
      <w:r w:rsidRPr="002F0543">
        <w:rPr>
          <w:lang w:val="en-US"/>
        </w:rPr>
        <w:t>4. The actor selects a producer to explore the products offered.</w:t>
      </w:r>
    </w:p>
    <w:p w14:paraId="5CBA968B" w14:textId="77777777" w:rsidR="002F0543" w:rsidRPr="002F0543" w:rsidRDefault="002F0543" w:rsidP="00ED02C5">
      <w:pPr>
        <w:spacing w:after="0"/>
        <w:ind w:left="720" w:firstLine="288"/>
        <w:jc w:val="both"/>
        <w:rPr>
          <w:lang w:val="en-US"/>
        </w:rPr>
      </w:pPr>
      <w:r w:rsidRPr="002F0543">
        <w:rPr>
          <w:lang w:val="en-US"/>
        </w:rPr>
        <w:t>5. The system lists products from the selected producer, showing product names, descriptions, prices, and availability.</w:t>
      </w:r>
    </w:p>
    <w:p w14:paraId="5E24C849" w14:textId="7D2E4462" w:rsidR="002A39D3" w:rsidRDefault="002F0543" w:rsidP="00ED02C5">
      <w:pPr>
        <w:spacing w:after="0"/>
        <w:ind w:left="720" w:firstLine="288"/>
        <w:jc w:val="both"/>
        <w:rPr>
          <w:lang w:val="en-US"/>
        </w:rPr>
      </w:pPr>
      <w:r w:rsidRPr="002F0543">
        <w:rPr>
          <w:lang w:val="en-US"/>
        </w:rPr>
        <w:t>6. The actor may decide to explore collaboration opportunities, such as bundling products with other producers, offering complementary items, or diversifying their own product offerings.</w:t>
      </w:r>
    </w:p>
    <w:p w14:paraId="49FB4EC7" w14:textId="77777777" w:rsidR="002A39D3" w:rsidRDefault="002A39D3" w:rsidP="00ED02C5">
      <w:pPr>
        <w:ind w:left="720" w:firstLine="288"/>
        <w:rPr>
          <w:lang w:val="en-US"/>
        </w:rPr>
      </w:pPr>
    </w:p>
    <w:p w14:paraId="67808394" w14:textId="77777777" w:rsidR="008676BA" w:rsidRPr="006D7D68" w:rsidRDefault="008676BA" w:rsidP="00ED02C5">
      <w:pPr>
        <w:ind w:left="720" w:firstLine="288"/>
        <w:rPr>
          <w:b/>
          <w:bCs/>
          <w:color w:val="D6615C" w:themeColor="accent1"/>
          <w:lang w:val="en-GB"/>
        </w:rPr>
      </w:pPr>
    </w:p>
    <w:p w14:paraId="7545AF42" w14:textId="0AC94C4B" w:rsidR="002F0543" w:rsidRPr="002B0ED2" w:rsidRDefault="002F0543" w:rsidP="00ED02C5">
      <w:pPr>
        <w:ind w:left="720" w:firstLine="288"/>
        <w:rPr>
          <w:b/>
          <w:color w:val="D6615C" w:themeColor="accent1"/>
          <w:lang w:val="en-GB"/>
        </w:rPr>
      </w:pPr>
      <w:r w:rsidRPr="002B0ED2">
        <w:rPr>
          <w:b/>
          <w:color w:val="D6615C" w:themeColor="accent1"/>
          <w:lang w:val="en-GB"/>
        </w:rPr>
        <w:t>Functional Requirements</w:t>
      </w:r>
    </w:p>
    <w:p w14:paraId="49D14564" w14:textId="7A4FB120" w:rsidR="00A757F2" w:rsidRPr="00A757F2" w:rsidRDefault="00F77F6E" w:rsidP="00ED02C5">
      <w:pPr>
        <w:spacing w:after="0"/>
        <w:ind w:left="720" w:firstLine="288"/>
        <w:jc w:val="both"/>
        <w:rPr>
          <w:lang w:val="en-US"/>
        </w:rPr>
      </w:pPr>
      <w:r w:rsidRPr="000E593E">
        <w:rPr>
          <w:b/>
          <w:lang w:val="en-US"/>
        </w:rPr>
        <w:t>REQ-</w:t>
      </w:r>
      <w:r w:rsidR="000B15C1" w:rsidRPr="000E593E">
        <w:rPr>
          <w:b/>
          <w:lang w:val="en-US"/>
        </w:rPr>
        <w:t>3</w:t>
      </w:r>
      <w:r w:rsidR="00A1480B">
        <w:rPr>
          <w:b/>
          <w:lang w:val="en-US"/>
        </w:rPr>
        <w:t>5</w:t>
      </w:r>
      <w:r w:rsidR="0066709C" w:rsidRPr="000E593E">
        <w:rPr>
          <w:b/>
          <w:lang w:val="en-US"/>
        </w:rPr>
        <w:t>:</w:t>
      </w:r>
      <w:r w:rsidR="0066709C">
        <w:rPr>
          <w:lang w:val="en-US"/>
        </w:rPr>
        <w:t xml:space="preserve"> The </w:t>
      </w:r>
      <w:r w:rsidR="00352B33">
        <w:rPr>
          <w:lang w:val="en-US"/>
        </w:rPr>
        <w:t xml:space="preserve">actor </w:t>
      </w:r>
      <w:proofErr w:type="gramStart"/>
      <w:r w:rsidR="0061106D">
        <w:rPr>
          <w:lang w:val="en-US"/>
        </w:rPr>
        <w:t>is able to</w:t>
      </w:r>
      <w:proofErr w:type="gramEnd"/>
      <w:r w:rsidR="00352B33">
        <w:rPr>
          <w:lang w:val="en-US"/>
        </w:rPr>
        <w:t xml:space="preserve"> access</w:t>
      </w:r>
      <w:r w:rsidR="00A757F2" w:rsidRPr="00A757F2">
        <w:rPr>
          <w:lang w:val="en-US"/>
        </w:rPr>
        <w:t xml:space="preserve"> </w:t>
      </w:r>
      <w:r w:rsidR="008D6B2F">
        <w:rPr>
          <w:lang w:val="en-US"/>
        </w:rPr>
        <w:t>the</w:t>
      </w:r>
      <w:r w:rsidR="00A757F2" w:rsidRPr="00A757F2">
        <w:rPr>
          <w:lang w:val="en-US"/>
        </w:rPr>
        <w:t xml:space="preserve"> list of all active producers and their details, including location, farming practices, certifications, and available products.</w:t>
      </w:r>
    </w:p>
    <w:p w14:paraId="276D6132" w14:textId="0268EA51" w:rsidR="00BA5C72" w:rsidRDefault="009D2E5E" w:rsidP="00ED02C5">
      <w:pPr>
        <w:spacing w:after="0"/>
        <w:ind w:left="720" w:firstLine="288"/>
        <w:jc w:val="both"/>
        <w:rPr>
          <w:lang w:val="en-US"/>
        </w:rPr>
      </w:pPr>
      <w:r w:rsidRPr="000E593E">
        <w:rPr>
          <w:b/>
          <w:lang w:val="en-US"/>
        </w:rPr>
        <w:t>REQ-</w:t>
      </w:r>
      <w:r w:rsidR="000B15C1" w:rsidRPr="000E593E">
        <w:rPr>
          <w:b/>
          <w:lang w:val="en-US"/>
        </w:rPr>
        <w:t>3</w:t>
      </w:r>
      <w:r w:rsidR="00A1480B">
        <w:rPr>
          <w:b/>
          <w:lang w:val="en-US"/>
        </w:rPr>
        <w:t>6</w:t>
      </w:r>
      <w:r w:rsidRPr="000E593E">
        <w:rPr>
          <w:b/>
          <w:lang w:val="en-US"/>
        </w:rPr>
        <w:t>:</w:t>
      </w:r>
      <w:r>
        <w:rPr>
          <w:lang w:val="en-US"/>
        </w:rPr>
        <w:t xml:space="preserve"> Actors</w:t>
      </w:r>
      <w:r w:rsidR="00A757F2" w:rsidRPr="00A757F2">
        <w:rPr>
          <w:lang w:val="en-US"/>
        </w:rPr>
        <w:t xml:space="preserve"> </w:t>
      </w:r>
      <w:r>
        <w:rPr>
          <w:lang w:val="en-US"/>
        </w:rPr>
        <w:t>can</w:t>
      </w:r>
      <w:r w:rsidR="00A757F2" w:rsidRPr="00A757F2">
        <w:rPr>
          <w:lang w:val="en-US"/>
        </w:rPr>
        <w:t xml:space="preserve"> explore collaboration opportunities, such as bundling products with complementary items from other </w:t>
      </w:r>
      <w:proofErr w:type="gramStart"/>
      <w:r w:rsidR="00A757F2" w:rsidRPr="00A757F2">
        <w:rPr>
          <w:lang w:val="en-US"/>
        </w:rPr>
        <w:t>producers, or</w:t>
      </w:r>
      <w:proofErr w:type="gramEnd"/>
      <w:r w:rsidR="00A757F2" w:rsidRPr="00A757F2">
        <w:rPr>
          <w:lang w:val="en-US"/>
        </w:rPr>
        <w:t xml:space="preserve"> organizing joint offering</w:t>
      </w:r>
      <w:r w:rsidR="00A757F2">
        <w:rPr>
          <w:lang w:val="en-US"/>
        </w:rPr>
        <w:t>s.</w:t>
      </w:r>
      <w:r w:rsidR="00A757F2" w:rsidRPr="00A757F2">
        <w:rPr>
          <w:lang w:val="en-US"/>
        </w:rPr>
        <w:t xml:space="preserve">    </w:t>
      </w:r>
    </w:p>
    <w:p w14:paraId="19D65B91" w14:textId="136510DD" w:rsidR="00BA5C72" w:rsidRDefault="00BA5C72" w:rsidP="00760636">
      <w:pPr>
        <w:pStyle w:val="Ttulo1"/>
        <w:numPr>
          <w:ilvl w:val="1"/>
          <w:numId w:val="40"/>
        </w:numPr>
        <w:ind w:left="720" w:firstLine="288"/>
        <w:rPr>
          <w:lang w:val="en-US"/>
        </w:rPr>
      </w:pPr>
      <w:bookmarkStart w:id="41" w:name="_Toc182172858"/>
      <w:proofErr w:type="spellStart"/>
      <w:r>
        <w:t>Manage</w:t>
      </w:r>
      <w:proofErr w:type="spellEnd"/>
      <w:r w:rsidR="00A766EA">
        <w:t xml:space="preserve"> </w:t>
      </w:r>
      <w:proofErr w:type="spellStart"/>
      <w:r w:rsidR="00A766EA">
        <w:t>Profile</w:t>
      </w:r>
      <w:proofErr w:type="spellEnd"/>
      <w:r>
        <w:rPr>
          <w:lang w:val="en-US"/>
        </w:rPr>
        <w:t xml:space="preserve"> (UC2</w:t>
      </w:r>
      <w:r w:rsidR="00141420">
        <w:rPr>
          <w:lang w:val="en-US"/>
        </w:rPr>
        <w:t>2</w:t>
      </w:r>
      <w:r>
        <w:rPr>
          <w:lang w:val="en-US"/>
        </w:rPr>
        <w:t>)</w:t>
      </w:r>
      <w:bookmarkEnd w:id="41"/>
    </w:p>
    <w:p w14:paraId="4FC65760" w14:textId="77777777" w:rsidR="008676BA" w:rsidRDefault="008676BA" w:rsidP="00ED02C5">
      <w:pPr>
        <w:ind w:left="720" w:firstLine="288"/>
        <w:rPr>
          <w:b/>
          <w:bCs/>
          <w:color w:val="D6615C" w:themeColor="accent1"/>
          <w:lang w:val="en-US"/>
        </w:rPr>
      </w:pPr>
    </w:p>
    <w:p w14:paraId="6338D90E" w14:textId="17C0854B" w:rsidR="003D5728" w:rsidRPr="008676BA" w:rsidRDefault="003D5728" w:rsidP="00ED02C5">
      <w:pPr>
        <w:ind w:left="720" w:firstLine="288"/>
        <w:rPr>
          <w:b/>
          <w:color w:val="D6615C" w:themeColor="accent1"/>
          <w:lang w:val="en-US"/>
        </w:rPr>
      </w:pPr>
      <w:r w:rsidRPr="008676BA">
        <w:rPr>
          <w:b/>
          <w:color w:val="D6615C" w:themeColor="accent1"/>
          <w:lang w:val="en-US"/>
        </w:rPr>
        <w:t>Description</w:t>
      </w:r>
    </w:p>
    <w:p w14:paraId="187D4530" w14:textId="0B2E5F0B" w:rsidR="00A766EA" w:rsidRPr="00C77FA0" w:rsidRDefault="00C53D34" w:rsidP="00ED02C5">
      <w:pPr>
        <w:spacing w:after="0"/>
        <w:ind w:left="720" w:firstLine="288"/>
        <w:jc w:val="both"/>
        <w:rPr>
          <w:lang w:val="en-US"/>
        </w:rPr>
      </w:pPr>
      <w:r w:rsidRPr="00C77FA0">
        <w:rPr>
          <w:lang w:val="en-US"/>
        </w:rPr>
        <w:t xml:space="preserve">The actor </w:t>
      </w:r>
      <w:proofErr w:type="gramStart"/>
      <w:r w:rsidRPr="00C77FA0">
        <w:rPr>
          <w:lang w:val="en-US"/>
        </w:rPr>
        <w:t>manage</w:t>
      </w:r>
      <w:proofErr w:type="gramEnd"/>
      <w:r w:rsidRPr="00C77FA0">
        <w:rPr>
          <w:lang w:val="en-US"/>
        </w:rPr>
        <w:t xml:space="preserve"> their profile to update personal information. </w:t>
      </w:r>
      <w:proofErr w:type="gramStart"/>
      <w:r w:rsidRPr="00C77FA0">
        <w:rPr>
          <w:lang w:val="en-US"/>
        </w:rPr>
        <w:t>This this</w:t>
      </w:r>
      <w:proofErr w:type="gramEnd"/>
      <w:r w:rsidRPr="00C77FA0">
        <w:rPr>
          <w:lang w:val="en-US"/>
        </w:rPr>
        <w:t xml:space="preserve"> includes options to add, edit, deactivate products, and manage certifications and payment preferences. However, any changes to the product inventory must be confirmed by the AMAP administrators before they are visible to consumers.</w:t>
      </w:r>
    </w:p>
    <w:p w14:paraId="3580DC9A" w14:textId="77777777" w:rsidR="00C53D34" w:rsidRPr="00A766EA" w:rsidRDefault="00C53D34" w:rsidP="00ED02C5">
      <w:pPr>
        <w:spacing w:after="0"/>
        <w:ind w:left="720" w:firstLine="288"/>
        <w:jc w:val="both"/>
        <w:rPr>
          <w:lang w:val="en-US"/>
        </w:rPr>
      </w:pPr>
    </w:p>
    <w:p w14:paraId="0575F8CC" w14:textId="77777777" w:rsidR="00BA5C72" w:rsidRDefault="00BA5C72" w:rsidP="00ED02C5">
      <w:pPr>
        <w:ind w:left="720" w:firstLine="288"/>
        <w:jc w:val="both"/>
        <w:rPr>
          <w:lang w:val="en-US"/>
        </w:rPr>
      </w:pPr>
    </w:p>
    <w:tbl>
      <w:tblPr>
        <w:tblW w:w="8051"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81"/>
        <w:gridCol w:w="6570"/>
      </w:tblGrid>
      <w:tr w:rsidR="00696B91" w14:paraId="2450D7FE" w14:textId="77777777" w:rsidTr="008676BA">
        <w:trPr>
          <w:trHeight w:val="331"/>
        </w:trPr>
        <w:tc>
          <w:tcPr>
            <w:tcW w:w="1481" w:type="dxa"/>
            <w:shd w:val="clear" w:color="auto" w:fill="D6615C" w:themeFill="accent1"/>
            <w:vAlign w:val="center"/>
          </w:tcPr>
          <w:p w14:paraId="396EB6A4" w14:textId="77777777" w:rsidR="00696B91" w:rsidRDefault="00696B91" w:rsidP="00850C74">
            <w:pPr>
              <w:ind w:left="0"/>
              <w:rPr>
                <w:b/>
                <w:bCs/>
                <w:color w:val="FFFFFF" w:themeColor="background1"/>
                <w:lang w:val="en-GB"/>
              </w:rPr>
            </w:pPr>
            <w:r w:rsidRPr="04FC1AEC">
              <w:rPr>
                <w:b/>
                <w:bCs/>
                <w:color w:val="FFFFFF" w:themeColor="background1"/>
                <w:lang w:val="en-GB"/>
              </w:rPr>
              <w:t>QFD</w:t>
            </w:r>
          </w:p>
        </w:tc>
        <w:tc>
          <w:tcPr>
            <w:tcW w:w="6570" w:type="dxa"/>
            <w:shd w:val="clear" w:color="auto" w:fill="F6DFDE" w:themeFill="accent1" w:themeFillTint="33"/>
            <w:vAlign w:val="center"/>
          </w:tcPr>
          <w:p w14:paraId="67618C50" w14:textId="77777777" w:rsidR="00696B91" w:rsidRDefault="00696B91"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696B91" w14:paraId="4079467B" w14:textId="77777777" w:rsidTr="008676BA">
        <w:trPr>
          <w:trHeight w:val="331"/>
        </w:trPr>
        <w:tc>
          <w:tcPr>
            <w:tcW w:w="1481" w:type="dxa"/>
            <w:shd w:val="clear" w:color="auto" w:fill="D6615C" w:themeFill="accent1"/>
            <w:vAlign w:val="center"/>
          </w:tcPr>
          <w:p w14:paraId="4C7AF993" w14:textId="77777777" w:rsidR="00696B91" w:rsidRDefault="00696B91" w:rsidP="00850C74">
            <w:pPr>
              <w:ind w:left="0"/>
              <w:rPr>
                <w:b/>
                <w:bCs/>
                <w:color w:val="FFFFFF" w:themeColor="background1"/>
                <w:lang w:val="en-GB"/>
              </w:rPr>
            </w:pPr>
            <w:r w:rsidRPr="04FC1AEC">
              <w:rPr>
                <w:b/>
                <w:bCs/>
                <w:color w:val="FFFFFF" w:themeColor="background1"/>
                <w:lang w:val="en-GB"/>
              </w:rPr>
              <w:lastRenderedPageBreak/>
              <w:t>Priority</w:t>
            </w:r>
          </w:p>
        </w:tc>
        <w:tc>
          <w:tcPr>
            <w:tcW w:w="6570" w:type="dxa"/>
            <w:shd w:val="clear" w:color="auto" w:fill="F6DFDE" w:themeFill="accent1" w:themeFillTint="33"/>
            <w:vAlign w:val="center"/>
          </w:tcPr>
          <w:p w14:paraId="24C54F20" w14:textId="77777777" w:rsidR="00696B91" w:rsidRDefault="00696B91" w:rsidP="00850C74">
            <w:pPr>
              <w:ind w:left="0"/>
              <w:rPr>
                <w:lang w:val="en-GB"/>
              </w:rPr>
            </w:pPr>
            <w:r>
              <w:rPr>
                <w:lang w:val="en-GB"/>
              </w:rPr>
              <w:t>Medium</w:t>
            </w:r>
          </w:p>
        </w:tc>
      </w:tr>
    </w:tbl>
    <w:p w14:paraId="7D30978B" w14:textId="77777777" w:rsidR="00696B91" w:rsidRDefault="00696B91" w:rsidP="00ED02C5">
      <w:pPr>
        <w:ind w:left="720" w:firstLine="288"/>
        <w:jc w:val="both"/>
        <w:rPr>
          <w:lang w:val="en-US"/>
        </w:rPr>
      </w:pPr>
    </w:p>
    <w:p w14:paraId="59FFC00A" w14:textId="77777777" w:rsidR="008676BA" w:rsidRDefault="008676BA" w:rsidP="00ED02C5">
      <w:pPr>
        <w:ind w:left="720" w:firstLine="288"/>
        <w:rPr>
          <w:b/>
          <w:bCs/>
          <w:color w:val="D6615C" w:themeColor="accent1"/>
        </w:rPr>
      </w:pPr>
    </w:p>
    <w:p w14:paraId="4B5E0586" w14:textId="77777777" w:rsidR="008676BA" w:rsidRDefault="008676BA" w:rsidP="00ED02C5">
      <w:pPr>
        <w:ind w:left="720" w:firstLine="288"/>
        <w:rPr>
          <w:b/>
          <w:bCs/>
          <w:color w:val="D6615C" w:themeColor="accent1"/>
        </w:rPr>
      </w:pPr>
    </w:p>
    <w:p w14:paraId="6A247829" w14:textId="43771B45" w:rsidR="0016323F" w:rsidRPr="008676BA" w:rsidRDefault="0016323F" w:rsidP="00ED02C5">
      <w:pPr>
        <w:ind w:left="720" w:firstLine="288"/>
        <w:rPr>
          <w:b/>
          <w:color w:val="D6615C" w:themeColor="accent1"/>
        </w:rPr>
      </w:pPr>
      <w:proofErr w:type="spellStart"/>
      <w:r w:rsidRPr="008676BA">
        <w:rPr>
          <w:b/>
          <w:color w:val="D6615C" w:themeColor="accent1"/>
        </w:rPr>
        <w:t>Stimulus</w:t>
      </w:r>
      <w:proofErr w:type="spellEnd"/>
      <w:r w:rsidRPr="008676BA">
        <w:rPr>
          <w:b/>
          <w:color w:val="D6615C" w:themeColor="accent1"/>
        </w:rPr>
        <w:t xml:space="preserve">/Response </w:t>
      </w:r>
      <w:proofErr w:type="spellStart"/>
      <w:r w:rsidRPr="008676BA">
        <w:rPr>
          <w:b/>
          <w:color w:val="D6615C" w:themeColor="accent1"/>
        </w:rPr>
        <w:t>Sequences</w:t>
      </w:r>
      <w:proofErr w:type="spellEnd"/>
    </w:p>
    <w:p w14:paraId="507574D2" w14:textId="77777777" w:rsidR="00286F40" w:rsidRPr="00C77FA0" w:rsidRDefault="00286F40" w:rsidP="00ED02C5">
      <w:pPr>
        <w:spacing w:after="0"/>
        <w:ind w:left="720" w:firstLine="288"/>
        <w:jc w:val="both"/>
        <w:rPr>
          <w:lang w:val="en-US"/>
        </w:rPr>
      </w:pPr>
      <w:r w:rsidRPr="00C77FA0">
        <w:rPr>
          <w:lang w:val="en-US"/>
        </w:rPr>
        <w:t>1. The actor opens the profile management section.</w:t>
      </w:r>
    </w:p>
    <w:p w14:paraId="450F723B" w14:textId="77777777" w:rsidR="00286F40" w:rsidRPr="00C77FA0" w:rsidRDefault="00286F40" w:rsidP="00ED02C5">
      <w:pPr>
        <w:spacing w:after="0"/>
        <w:ind w:left="720" w:firstLine="288"/>
        <w:jc w:val="both"/>
        <w:rPr>
          <w:lang w:val="en-US"/>
        </w:rPr>
      </w:pPr>
      <w:r w:rsidRPr="00C77FA0">
        <w:rPr>
          <w:lang w:val="en-US"/>
        </w:rPr>
        <w:t>2. The system displays the actor's current profile information and, for the actor, an inventory of products.</w:t>
      </w:r>
    </w:p>
    <w:p w14:paraId="7C9E2862" w14:textId="77777777" w:rsidR="00286F40" w:rsidRPr="00C77FA0" w:rsidRDefault="00286F40" w:rsidP="00ED02C5">
      <w:pPr>
        <w:spacing w:after="0"/>
        <w:ind w:left="720" w:firstLine="288"/>
        <w:jc w:val="both"/>
        <w:rPr>
          <w:lang w:val="en-US"/>
        </w:rPr>
      </w:pPr>
      <w:r w:rsidRPr="00C77FA0">
        <w:rPr>
          <w:lang w:val="en-US"/>
        </w:rPr>
        <w:t>3. The actor edits profile details, such as contact information, uploads certifications (e.g., organic producer certificates), modifies payment preferences, and manages their product inventory.</w:t>
      </w:r>
    </w:p>
    <w:p w14:paraId="5A802778" w14:textId="77777777" w:rsidR="00286F40" w:rsidRPr="00C77FA0" w:rsidRDefault="00286F40" w:rsidP="00ED02C5">
      <w:pPr>
        <w:spacing w:after="0"/>
        <w:ind w:left="720" w:firstLine="288"/>
        <w:jc w:val="both"/>
        <w:rPr>
          <w:lang w:val="en-US"/>
        </w:rPr>
      </w:pPr>
      <w:r w:rsidRPr="00C77FA0">
        <w:rPr>
          <w:lang w:val="en-US"/>
        </w:rPr>
        <w:t>4. The actor submits product updates (additions, modifications, or deactivations) for AMAP administrator review and approval.</w:t>
      </w:r>
    </w:p>
    <w:p w14:paraId="017707C8" w14:textId="77777777" w:rsidR="00286F40" w:rsidRPr="00C77FA0" w:rsidRDefault="00286F40" w:rsidP="00ED02C5">
      <w:pPr>
        <w:spacing w:after="0"/>
        <w:ind w:left="720" w:firstLine="288"/>
        <w:jc w:val="both"/>
        <w:rPr>
          <w:lang w:val="en-US"/>
        </w:rPr>
      </w:pPr>
      <w:r w:rsidRPr="00C77FA0">
        <w:rPr>
          <w:lang w:val="en-US"/>
        </w:rPr>
        <w:t>5. The AMAP administrator reviews the product updates and either approves or rejects them.</w:t>
      </w:r>
    </w:p>
    <w:p w14:paraId="4E722752" w14:textId="77777777" w:rsidR="00286F40" w:rsidRPr="00C77FA0" w:rsidRDefault="00286F40" w:rsidP="00ED02C5">
      <w:pPr>
        <w:spacing w:after="0"/>
        <w:ind w:left="720" w:firstLine="288"/>
        <w:jc w:val="both"/>
        <w:rPr>
          <w:lang w:val="en-US"/>
        </w:rPr>
      </w:pPr>
      <w:r w:rsidRPr="00C77FA0">
        <w:rPr>
          <w:lang w:val="en-US"/>
        </w:rPr>
        <w:t>6. The system notifies the actor of the AMAP administrator’s decision and updates the product inventory accordingly.</w:t>
      </w:r>
    </w:p>
    <w:p w14:paraId="39998840" w14:textId="0C5B6051" w:rsidR="0016323F" w:rsidRPr="00C77FA0" w:rsidRDefault="00286F40" w:rsidP="00ED02C5">
      <w:pPr>
        <w:spacing w:after="0"/>
        <w:ind w:left="720" w:firstLine="288"/>
        <w:jc w:val="both"/>
        <w:rPr>
          <w:lang w:val="en-US"/>
        </w:rPr>
      </w:pPr>
      <w:r w:rsidRPr="00C77FA0">
        <w:rPr>
          <w:lang w:val="en-US"/>
        </w:rPr>
        <w:t>7. The system validates the changes, confirms updates, and securely saves modifications.</w:t>
      </w:r>
    </w:p>
    <w:p w14:paraId="0067D389" w14:textId="77777777" w:rsidR="003D5728" w:rsidRDefault="003D5728" w:rsidP="00ED02C5">
      <w:pPr>
        <w:ind w:left="720" w:firstLine="288"/>
        <w:jc w:val="both"/>
        <w:rPr>
          <w:lang w:val="en-US"/>
        </w:rPr>
      </w:pPr>
    </w:p>
    <w:p w14:paraId="1B53876F" w14:textId="2969B9E9" w:rsidR="00286F40" w:rsidRPr="00726A11" w:rsidRDefault="00670901" w:rsidP="00ED02C5">
      <w:pPr>
        <w:ind w:left="720" w:firstLine="288"/>
        <w:rPr>
          <w:b/>
          <w:color w:val="D6615C" w:themeColor="accent1"/>
          <w:lang w:val="en-US"/>
        </w:rPr>
      </w:pPr>
      <w:r w:rsidRPr="00726A11">
        <w:rPr>
          <w:b/>
          <w:color w:val="D6615C" w:themeColor="accent1"/>
          <w:lang w:val="en-US"/>
        </w:rPr>
        <w:t>Functional Requirements</w:t>
      </w:r>
    </w:p>
    <w:p w14:paraId="7A654462" w14:textId="1F635901" w:rsidR="00905C83" w:rsidRPr="00905C83" w:rsidRDefault="00D63A92" w:rsidP="00ED02C5">
      <w:pPr>
        <w:spacing w:after="0"/>
        <w:ind w:left="720" w:firstLine="288"/>
        <w:jc w:val="both"/>
        <w:rPr>
          <w:lang w:val="en-US"/>
        </w:rPr>
      </w:pPr>
      <w:r w:rsidRPr="004E1029">
        <w:rPr>
          <w:b/>
          <w:lang w:val="en-US"/>
        </w:rPr>
        <w:t>REQ-</w:t>
      </w:r>
      <w:r w:rsidR="000E593E" w:rsidRPr="004E1029">
        <w:rPr>
          <w:b/>
          <w:lang w:val="en-US"/>
        </w:rPr>
        <w:t>3</w:t>
      </w:r>
      <w:r w:rsidR="00A1480B">
        <w:rPr>
          <w:b/>
          <w:lang w:val="en-US"/>
        </w:rPr>
        <w:t>7</w:t>
      </w:r>
      <w:r w:rsidRPr="004E1029">
        <w:rPr>
          <w:b/>
          <w:lang w:val="en-US"/>
        </w:rPr>
        <w:t>:</w:t>
      </w:r>
      <w:r>
        <w:rPr>
          <w:lang w:val="en-US"/>
        </w:rPr>
        <w:t xml:space="preserve"> </w:t>
      </w:r>
      <w:r w:rsidR="00155CB0">
        <w:rPr>
          <w:lang w:val="en-US"/>
        </w:rPr>
        <w:t xml:space="preserve">The actor </w:t>
      </w:r>
      <w:r w:rsidR="00DE6327">
        <w:rPr>
          <w:lang w:val="en-US"/>
        </w:rPr>
        <w:t>is capable of</w:t>
      </w:r>
      <w:r w:rsidR="00905C83" w:rsidRPr="00905C83">
        <w:rPr>
          <w:lang w:val="en-US"/>
        </w:rPr>
        <w:t xml:space="preserve"> </w:t>
      </w:r>
      <w:proofErr w:type="gramStart"/>
      <w:r w:rsidR="00905C83" w:rsidRPr="00905C83">
        <w:rPr>
          <w:lang w:val="en-US"/>
        </w:rPr>
        <w:t>view</w:t>
      </w:r>
      <w:proofErr w:type="gramEnd"/>
      <w:r w:rsidR="00905C83" w:rsidRPr="00905C83">
        <w:rPr>
          <w:lang w:val="en-US"/>
        </w:rPr>
        <w:t xml:space="preserve"> and edit profile details, including address, contact information, and other personal data.    </w:t>
      </w:r>
    </w:p>
    <w:p w14:paraId="1908C2C1" w14:textId="69B49791" w:rsidR="00905C83" w:rsidRPr="00905C83" w:rsidRDefault="00D63A92" w:rsidP="00ED02C5">
      <w:pPr>
        <w:spacing w:after="0"/>
        <w:ind w:left="720" w:firstLine="288"/>
        <w:jc w:val="both"/>
        <w:rPr>
          <w:lang w:val="en-US"/>
        </w:rPr>
      </w:pPr>
      <w:r w:rsidRPr="004E1029">
        <w:rPr>
          <w:b/>
          <w:lang w:val="en-US"/>
        </w:rPr>
        <w:t>REQ-</w:t>
      </w:r>
      <w:r w:rsidR="00A1480B">
        <w:rPr>
          <w:b/>
          <w:lang w:val="en-US"/>
        </w:rPr>
        <w:t>3</w:t>
      </w:r>
      <w:r w:rsidR="002A79F1">
        <w:rPr>
          <w:b/>
          <w:lang w:val="en-US"/>
        </w:rPr>
        <w:t>8</w:t>
      </w:r>
      <w:r w:rsidRPr="004E1029">
        <w:rPr>
          <w:b/>
          <w:lang w:val="en-US"/>
        </w:rPr>
        <w:t>:</w:t>
      </w:r>
      <w:r>
        <w:rPr>
          <w:lang w:val="en-US"/>
        </w:rPr>
        <w:t xml:space="preserve"> </w:t>
      </w:r>
      <w:r w:rsidR="009C1AE1">
        <w:rPr>
          <w:lang w:val="en-US"/>
        </w:rPr>
        <w:t xml:space="preserve">The </w:t>
      </w:r>
      <w:r w:rsidR="00905C83" w:rsidRPr="00905C83">
        <w:rPr>
          <w:lang w:val="en-US"/>
        </w:rPr>
        <w:t>actor</w:t>
      </w:r>
      <w:r w:rsidR="009C1AE1">
        <w:rPr>
          <w:lang w:val="en-US"/>
        </w:rPr>
        <w:t xml:space="preserve"> </w:t>
      </w:r>
      <w:r w:rsidR="003963F5">
        <w:rPr>
          <w:lang w:val="en-US"/>
        </w:rPr>
        <w:t>can</w:t>
      </w:r>
      <w:r w:rsidR="00905C83" w:rsidRPr="00905C83">
        <w:rPr>
          <w:lang w:val="en-US"/>
        </w:rPr>
        <w:t xml:space="preserve"> upload important documents, such as organic certification or other credentials, to verify their qualifications.</w:t>
      </w:r>
    </w:p>
    <w:p w14:paraId="59A58AEC" w14:textId="6A14D223" w:rsidR="00905C83" w:rsidRPr="00905C83" w:rsidRDefault="00D63A92" w:rsidP="00ED02C5">
      <w:pPr>
        <w:spacing w:after="0"/>
        <w:ind w:left="720" w:firstLine="288"/>
        <w:jc w:val="both"/>
        <w:rPr>
          <w:lang w:val="en-US"/>
        </w:rPr>
      </w:pPr>
      <w:r w:rsidRPr="004E1029">
        <w:rPr>
          <w:b/>
          <w:lang w:val="en-US"/>
        </w:rPr>
        <w:t>REQ-</w:t>
      </w:r>
      <w:r w:rsidR="002A79F1">
        <w:rPr>
          <w:b/>
          <w:lang w:val="en-US"/>
        </w:rPr>
        <w:t>39</w:t>
      </w:r>
      <w:r w:rsidRPr="004E1029">
        <w:rPr>
          <w:b/>
          <w:lang w:val="en-US"/>
        </w:rPr>
        <w:t>:</w:t>
      </w:r>
      <w:r>
        <w:rPr>
          <w:lang w:val="en-US"/>
        </w:rPr>
        <w:t xml:space="preserve"> </w:t>
      </w:r>
      <w:r w:rsidR="00FF799D">
        <w:rPr>
          <w:lang w:val="en-US"/>
        </w:rPr>
        <w:t xml:space="preserve">The </w:t>
      </w:r>
      <w:r w:rsidR="00905C83" w:rsidRPr="00905C83">
        <w:rPr>
          <w:lang w:val="en-US"/>
        </w:rPr>
        <w:t xml:space="preserve">actor </w:t>
      </w:r>
      <w:r w:rsidR="00FF799D">
        <w:rPr>
          <w:lang w:val="en-US"/>
        </w:rPr>
        <w:t>can</w:t>
      </w:r>
      <w:r w:rsidR="00905C83" w:rsidRPr="00905C83">
        <w:rPr>
          <w:lang w:val="en-US"/>
        </w:rPr>
        <w:t xml:space="preserve"> specify or modify payment preferences, including details for receiving payments, such as bank account information or preferred payment methods.</w:t>
      </w:r>
    </w:p>
    <w:p w14:paraId="4F26F77D" w14:textId="77777777" w:rsidR="00965895" w:rsidRDefault="00965895" w:rsidP="00ED02C5">
      <w:pPr>
        <w:spacing w:after="0"/>
        <w:ind w:left="720" w:firstLine="288"/>
        <w:jc w:val="both"/>
        <w:rPr>
          <w:lang w:val="en-US"/>
        </w:rPr>
      </w:pPr>
    </w:p>
    <w:p w14:paraId="58273C79" w14:textId="77777777" w:rsidR="00965895" w:rsidRPr="00933ABE" w:rsidRDefault="00965895" w:rsidP="00760636">
      <w:pPr>
        <w:pStyle w:val="Ttulo1"/>
        <w:numPr>
          <w:ilvl w:val="1"/>
          <w:numId w:val="40"/>
        </w:numPr>
        <w:ind w:left="720" w:firstLine="288"/>
        <w:rPr>
          <w:lang w:val="en-GB"/>
        </w:rPr>
      </w:pPr>
      <w:bookmarkStart w:id="42" w:name="_Toc182172859"/>
      <w:r w:rsidRPr="00933ABE">
        <w:rPr>
          <w:lang w:val="en-GB"/>
        </w:rPr>
        <w:t xml:space="preserve">Manage </w:t>
      </w:r>
      <w:r>
        <w:rPr>
          <w:lang w:val="en-GB"/>
        </w:rPr>
        <w:t>Users/Roles</w:t>
      </w:r>
      <w:r w:rsidRPr="00933ABE">
        <w:rPr>
          <w:lang w:val="en-GB"/>
        </w:rPr>
        <w:t xml:space="preserve"> (UC0</w:t>
      </w:r>
      <w:r>
        <w:rPr>
          <w:lang w:val="en-GB"/>
        </w:rPr>
        <w:t>2</w:t>
      </w:r>
      <w:r w:rsidRPr="00933ABE">
        <w:rPr>
          <w:lang w:val="en-GB"/>
        </w:rPr>
        <w:t>)</w:t>
      </w:r>
      <w:bookmarkEnd w:id="42"/>
    </w:p>
    <w:p w14:paraId="7447C805" w14:textId="77777777" w:rsidR="00965895" w:rsidRPr="00180915" w:rsidRDefault="00965895" w:rsidP="00ED02C5">
      <w:pPr>
        <w:ind w:left="720" w:firstLine="288"/>
        <w:rPr>
          <w:lang w:val="en-GB"/>
        </w:rPr>
      </w:pPr>
    </w:p>
    <w:p w14:paraId="00D14E66"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78B945CA" w14:textId="77777777" w:rsidR="00965895" w:rsidRPr="00FA0442" w:rsidRDefault="00965895" w:rsidP="00ED02C5">
      <w:pPr>
        <w:ind w:left="720" w:firstLine="288"/>
        <w:rPr>
          <w:lang w:val="en-GB"/>
        </w:rPr>
      </w:pPr>
      <w:r w:rsidRPr="00FA0442">
        <w:rPr>
          <w:lang w:val="en-GB"/>
        </w:rPr>
        <w:t>AMAP Administrators can manage user accounts and assign roles to ensure proper access and functionality</w:t>
      </w:r>
      <w:r>
        <w:rPr>
          <w:lang w:val="en-GB"/>
        </w:rPr>
        <w:t>, and answer to user requests to join AMAP</w:t>
      </w:r>
      <w:r w:rsidRPr="00FA0442">
        <w:rPr>
          <w:lang w:val="en-GB"/>
        </w:rPr>
        <w:t>.</w:t>
      </w:r>
    </w:p>
    <w:p w14:paraId="76B75310"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0464F61D" w14:textId="77777777">
        <w:trPr>
          <w:trHeight w:val="340"/>
        </w:trPr>
        <w:tc>
          <w:tcPr>
            <w:tcW w:w="1118" w:type="dxa"/>
            <w:shd w:val="clear" w:color="auto" w:fill="D6615C" w:themeFill="accent1"/>
            <w:vAlign w:val="center"/>
          </w:tcPr>
          <w:p w14:paraId="71FA7BC7"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316B81F2" w14:textId="77777777" w:rsidR="00965895" w:rsidRDefault="00965895" w:rsidP="00850C74">
            <w:pPr>
              <w:ind w:left="0"/>
              <w:rPr>
                <w:lang w:val="en-GB"/>
              </w:rPr>
            </w:pPr>
            <w:r>
              <w:rPr>
                <w:lang w:val="en-GB"/>
              </w:rPr>
              <w:t>Normal</w:t>
            </w:r>
          </w:p>
        </w:tc>
      </w:tr>
      <w:tr w:rsidR="00965895" w14:paraId="3CA47CCC" w14:textId="77777777">
        <w:trPr>
          <w:trHeight w:val="340"/>
        </w:trPr>
        <w:tc>
          <w:tcPr>
            <w:tcW w:w="1118" w:type="dxa"/>
            <w:shd w:val="clear" w:color="auto" w:fill="D6615C" w:themeFill="accent1"/>
            <w:vAlign w:val="center"/>
          </w:tcPr>
          <w:p w14:paraId="304257CE"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7C2F462F" w14:textId="77777777" w:rsidR="00965895" w:rsidRDefault="00965895" w:rsidP="00850C74">
            <w:pPr>
              <w:ind w:left="0"/>
              <w:rPr>
                <w:lang w:val="en-GB"/>
              </w:rPr>
            </w:pPr>
            <w:r>
              <w:rPr>
                <w:lang w:val="en-GB"/>
              </w:rPr>
              <w:t>High</w:t>
            </w:r>
          </w:p>
        </w:tc>
      </w:tr>
    </w:tbl>
    <w:p w14:paraId="0D54848A" w14:textId="77777777" w:rsidR="00965895" w:rsidRPr="0012379F" w:rsidRDefault="00965895" w:rsidP="00ED02C5">
      <w:pPr>
        <w:ind w:left="720" w:firstLine="288"/>
        <w:rPr>
          <w:lang w:val="en-GB"/>
        </w:rPr>
      </w:pPr>
    </w:p>
    <w:p w14:paraId="7E6D6138"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45379F4C" w14:textId="77777777" w:rsidR="00965895" w:rsidRDefault="00965895" w:rsidP="00760636">
      <w:pPr>
        <w:pStyle w:val="PargrafodaLista"/>
        <w:numPr>
          <w:ilvl w:val="0"/>
          <w:numId w:val="24"/>
        </w:numPr>
        <w:ind w:left="720" w:firstLine="288"/>
        <w:rPr>
          <w:lang w:val="en-GB"/>
        </w:rPr>
      </w:pPr>
      <w:r w:rsidRPr="000361E4">
        <w:rPr>
          <w:lang w:val="en-GB"/>
        </w:rPr>
        <w:t xml:space="preserve">The actor </w:t>
      </w:r>
      <w:r>
        <w:rPr>
          <w:lang w:val="en-GB"/>
        </w:rPr>
        <w:t>accesses the user management section</w:t>
      </w:r>
      <w:r w:rsidRPr="000361E4">
        <w:rPr>
          <w:lang w:val="en-GB"/>
        </w:rPr>
        <w:t>.</w:t>
      </w:r>
    </w:p>
    <w:p w14:paraId="01E70D7D" w14:textId="77777777" w:rsidR="00965895" w:rsidRDefault="00965895" w:rsidP="00760636">
      <w:pPr>
        <w:pStyle w:val="PargrafodaLista"/>
        <w:numPr>
          <w:ilvl w:val="0"/>
          <w:numId w:val="24"/>
        </w:numPr>
        <w:ind w:left="720" w:firstLine="288"/>
        <w:rPr>
          <w:lang w:val="en-GB"/>
        </w:rPr>
      </w:pPr>
      <w:r w:rsidRPr="000361E4">
        <w:rPr>
          <w:lang w:val="en-GB"/>
        </w:rPr>
        <w:lastRenderedPageBreak/>
        <w:t xml:space="preserve">The system displays </w:t>
      </w:r>
      <w:r>
        <w:rPr>
          <w:lang w:val="en-GB"/>
        </w:rPr>
        <w:t>a list of users and their roles</w:t>
      </w:r>
      <w:r w:rsidRPr="000361E4">
        <w:rPr>
          <w:lang w:val="en-GB"/>
        </w:rPr>
        <w:t>.</w:t>
      </w:r>
    </w:p>
    <w:p w14:paraId="17FD36F3" w14:textId="77777777" w:rsidR="00965895" w:rsidRDefault="00965895" w:rsidP="00760636">
      <w:pPr>
        <w:pStyle w:val="PargrafodaLista"/>
        <w:numPr>
          <w:ilvl w:val="0"/>
          <w:numId w:val="24"/>
        </w:numPr>
        <w:ind w:left="720" w:firstLine="288"/>
        <w:rPr>
          <w:lang w:val="en-GB"/>
        </w:rPr>
      </w:pPr>
      <w:r>
        <w:rPr>
          <w:lang w:val="en-GB"/>
        </w:rPr>
        <w:t>The actor assigns or removes user roles as needed</w:t>
      </w:r>
      <w:r w:rsidRPr="000361E4">
        <w:rPr>
          <w:lang w:val="en-GB"/>
        </w:rPr>
        <w:t>.</w:t>
      </w:r>
    </w:p>
    <w:p w14:paraId="6831C724" w14:textId="77777777" w:rsidR="00965895" w:rsidRDefault="00965895" w:rsidP="00760636">
      <w:pPr>
        <w:pStyle w:val="PargrafodaLista"/>
        <w:numPr>
          <w:ilvl w:val="0"/>
          <w:numId w:val="24"/>
        </w:numPr>
        <w:ind w:left="720" w:firstLine="288"/>
        <w:rPr>
          <w:lang w:val="en-GB"/>
        </w:rPr>
      </w:pPr>
      <w:r>
        <w:rPr>
          <w:lang w:val="en-GB"/>
        </w:rPr>
        <w:t>The systems save the changes and updates the user access.</w:t>
      </w:r>
    </w:p>
    <w:p w14:paraId="58B1B021" w14:textId="77777777" w:rsidR="00965895" w:rsidRPr="000217C3" w:rsidRDefault="00965895" w:rsidP="00760636">
      <w:pPr>
        <w:pStyle w:val="PargrafodaLista"/>
        <w:numPr>
          <w:ilvl w:val="0"/>
          <w:numId w:val="24"/>
        </w:numPr>
        <w:ind w:left="720" w:firstLine="288"/>
        <w:rPr>
          <w:lang w:val="en-GB"/>
        </w:rPr>
      </w:pPr>
      <w:r>
        <w:rPr>
          <w:lang w:val="en-GB"/>
        </w:rPr>
        <w:t>The system displays a list of user requests to AMAP Productor or Co-productor.</w:t>
      </w:r>
    </w:p>
    <w:p w14:paraId="33BECC16" w14:textId="77777777" w:rsidR="00965895" w:rsidRDefault="00965895" w:rsidP="00760636">
      <w:pPr>
        <w:pStyle w:val="PargrafodaLista"/>
        <w:numPr>
          <w:ilvl w:val="0"/>
          <w:numId w:val="24"/>
        </w:numPr>
        <w:ind w:left="720" w:firstLine="288"/>
        <w:rPr>
          <w:lang w:val="en-GB"/>
        </w:rPr>
      </w:pPr>
      <w:r>
        <w:rPr>
          <w:lang w:val="en-GB"/>
        </w:rPr>
        <w:t>The actor selects the user request.</w:t>
      </w:r>
    </w:p>
    <w:p w14:paraId="39A849A0" w14:textId="77777777" w:rsidR="00965895" w:rsidRDefault="00965895" w:rsidP="00760636">
      <w:pPr>
        <w:pStyle w:val="PargrafodaLista"/>
        <w:numPr>
          <w:ilvl w:val="0"/>
          <w:numId w:val="24"/>
        </w:numPr>
        <w:ind w:left="720" w:firstLine="288"/>
        <w:rPr>
          <w:lang w:val="en-GB"/>
        </w:rPr>
      </w:pPr>
      <w:r>
        <w:rPr>
          <w:lang w:val="en-GB"/>
        </w:rPr>
        <w:t>The system shows the user info and product (in case of Productor)</w:t>
      </w:r>
    </w:p>
    <w:p w14:paraId="081D4C9B" w14:textId="77777777" w:rsidR="00965895" w:rsidRDefault="00965895" w:rsidP="00760636">
      <w:pPr>
        <w:pStyle w:val="PargrafodaLista"/>
        <w:numPr>
          <w:ilvl w:val="0"/>
          <w:numId w:val="24"/>
        </w:numPr>
        <w:ind w:left="720" w:firstLine="288"/>
        <w:rPr>
          <w:lang w:val="en-GB"/>
        </w:rPr>
      </w:pPr>
      <w:r>
        <w:rPr>
          <w:lang w:val="en-GB"/>
        </w:rPr>
        <w:t>The actor accepts or rejects the request</w:t>
      </w:r>
    </w:p>
    <w:p w14:paraId="671082BD" w14:textId="77777777" w:rsidR="00965895" w:rsidRDefault="00965895" w:rsidP="00760636">
      <w:pPr>
        <w:pStyle w:val="PargrafodaLista"/>
        <w:numPr>
          <w:ilvl w:val="0"/>
          <w:numId w:val="24"/>
        </w:numPr>
        <w:ind w:left="720" w:firstLine="288"/>
        <w:rPr>
          <w:lang w:val="en-GB"/>
        </w:rPr>
      </w:pPr>
      <w:r>
        <w:rPr>
          <w:lang w:val="en-GB"/>
        </w:rPr>
        <w:t xml:space="preserve">The system saves the request response </w:t>
      </w:r>
    </w:p>
    <w:p w14:paraId="7F7481D8" w14:textId="77777777" w:rsidR="00965895" w:rsidRDefault="00965895" w:rsidP="00ED02C5">
      <w:pPr>
        <w:ind w:left="720" w:firstLine="288"/>
        <w:rPr>
          <w:lang w:val="en-GB"/>
        </w:rPr>
      </w:pPr>
    </w:p>
    <w:p w14:paraId="33A63EF8"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0BCA818B" w14:textId="782BED4E" w:rsidR="00965895" w:rsidRPr="00933ABE" w:rsidRDefault="00965895" w:rsidP="00ED02C5">
      <w:pPr>
        <w:ind w:left="720" w:firstLine="288"/>
        <w:rPr>
          <w:lang w:val="en-GB"/>
        </w:rPr>
      </w:pPr>
      <w:r w:rsidRPr="00933ABE">
        <w:rPr>
          <w:b/>
          <w:bCs/>
          <w:lang w:val="en-GB"/>
        </w:rPr>
        <w:t>REQ-</w:t>
      </w:r>
      <w:r w:rsidR="00850C74">
        <w:rPr>
          <w:b/>
          <w:bCs/>
          <w:lang w:val="en-GB"/>
        </w:rPr>
        <w:t>4</w:t>
      </w:r>
      <w:r w:rsidR="002A79F1">
        <w:rPr>
          <w:b/>
          <w:bCs/>
          <w:lang w:val="en-GB"/>
        </w:rPr>
        <w:t>0</w:t>
      </w:r>
      <w:r w:rsidRPr="00933ABE">
        <w:rPr>
          <w:b/>
          <w:bCs/>
          <w:lang w:val="en-GB"/>
        </w:rPr>
        <w:t>:</w:t>
      </w:r>
      <w:r w:rsidRPr="00933ABE">
        <w:rPr>
          <w:lang w:val="en-GB"/>
        </w:rPr>
        <w:t xml:space="preserve"> Add new </w:t>
      </w:r>
      <w:r>
        <w:rPr>
          <w:lang w:val="en-GB"/>
        </w:rPr>
        <w:t>a role to a user</w:t>
      </w:r>
      <w:r w:rsidRPr="00933ABE">
        <w:rPr>
          <w:lang w:val="en-GB"/>
        </w:rPr>
        <w:t>.</w:t>
      </w:r>
    </w:p>
    <w:p w14:paraId="72D875FA" w14:textId="46F7EA0D" w:rsidR="00965895" w:rsidRDefault="00965895" w:rsidP="00ED02C5">
      <w:pPr>
        <w:ind w:left="720" w:firstLine="288"/>
        <w:rPr>
          <w:lang w:val="en-GB"/>
        </w:rPr>
      </w:pPr>
      <w:r w:rsidRPr="00933ABE">
        <w:rPr>
          <w:b/>
          <w:bCs/>
          <w:lang w:val="en-GB"/>
        </w:rPr>
        <w:t>REQ-</w:t>
      </w:r>
      <w:r w:rsidR="00850C74">
        <w:rPr>
          <w:b/>
          <w:bCs/>
          <w:lang w:val="en-GB"/>
        </w:rPr>
        <w:t>4</w:t>
      </w:r>
      <w:r w:rsidR="002A79F1">
        <w:rPr>
          <w:b/>
          <w:bCs/>
          <w:lang w:val="en-GB"/>
        </w:rPr>
        <w:t>1</w:t>
      </w:r>
      <w:r w:rsidRPr="00933ABE">
        <w:rPr>
          <w:b/>
          <w:bCs/>
          <w:lang w:val="en-GB"/>
        </w:rPr>
        <w:t>:</w:t>
      </w:r>
      <w:r w:rsidRPr="00933ABE">
        <w:rPr>
          <w:lang w:val="en-GB"/>
        </w:rPr>
        <w:t xml:space="preserve"> </w:t>
      </w:r>
      <w:r>
        <w:rPr>
          <w:lang w:val="en-GB"/>
        </w:rPr>
        <w:t>Remove a role from a user</w:t>
      </w:r>
      <w:r w:rsidRPr="00933ABE">
        <w:rPr>
          <w:lang w:val="en-GB"/>
        </w:rPr>
        <w:t>.</w:t>
      </w:r>
    </w:p>
    <w:p w14:paraId="7532F8C5" w14:textId="2AAA39A8" w:rsidR="00965895" w:rsidRDefault="00965895" w:rsidP="00ED02C5">
      <w:pPr>
        <w:ind w:left="720" w:firstLine="288"/>
        <w:rPr>
          <w:lang w:val="en-GB"/>
        </w:rPr>
      </w:pPr>
      <w:r w:rsidRPr="00933ABE">
        <w:rPr>
          <w:b/>
          <w:bCs/>
          <w:lang w:val="en-GB"/>
        </w:rPr>
        <w:t>REQ-</w:t>
      </w:r>
      <w:r w:rsidR="0092497B">
        <w:rPr>
          <w:b/>
          <w:bCs/>
          <w:lang w:val="en-GB"/>
        </w:rPr>
        <w:t>4</w:t>
      </w:r>
      <w:r w:rsidR="002A79F1">
        <w:rPr>
          <w:b/>
          <w:bCs/>
          <w:lang w:val="en-GB"/>
        </w:rPr>
        <w:t>2</w:t>
      </w:r>
      <w:r w:rsidRPr="00933ABE">
        <w:rPr>
          <w:b/>
          <w:bCs/>
          <w:lang w:val="en-GB"/>
        </w:rPr>
        <w:t>:</w:t>
      </w:r>
      <w:r w:rsidRPr="00933ABE">
        <w:rPr>
          <w:lang w:val="en-GB"/>
        </w:rPr>
        <w:t xml:space="preserve"> </w:t>
      </w:r>
      <w:r>
        <w:rPr>
          <w:lang w:val="en-GB"/>
        </w:rPr>
        <w:t>Answer to user requests to join AMAP as Productor or Co-productor</w:t>
      </w:r>
    </w:p>
    <w:p w14:paraId="3F7E8EA2" w14:textId="4CD5E421" w:rsidR="00965895" w:rsidRPr="009B3528" w:rsidRDefault="00965895" w:rsidP="00ED02C5">
      <w:pPr>
        <w:ind w:left="720" w:firstLine="288"/>
        <w:rPr>
          <w:lang w:val="en-GB"/>
        </w:rPr>
      </w:pPr>
      <w:r w:rsidRPr="009B3528">
        <w:rPr>
          <w:b/>
          <w:bCs/>
          <w:lang w:val="en-GB"/>
        </w:rPr>
        <w:t>REQ-</w:t>
      </w:r>
      <w:r w:rsidR="0092497B">
        <w:rPr>
          <w:b/>
          <w:bCs/>
          <w:lang w:val="en-GB"/>
        </w:rPr>
        <w:t>4</w:t>
      </w:r>
      <w:r w:rsidR="002A79F1">
        <w:rPr>
          <w:b/>
          <w:bCs/>
          <w:lang w:val="en-GB"/>
        </w:rPr>
        <w:t>3</w:t>
      </w:r>
      <w:r w:rsidRPr="009B3528">
        <w:rPr>
          <w:b/>
          <w:bCs/>
          <w:lang w:val="en-GB"/>
        </w:rPr>
        <w:t xml:space="preserve">: </w:t>
      </w:r>
      <w:r>
        <w:rPr>
          <w:lang w:val="en-GB"/>
        </w:rPr>
        <w:t>Notify user from decision</w:t>
      </w:r>
    </w:p>
    <w:p w14:paraId="7532BA6F" w14:textId="3B16DF14" w:rsidR="00965895" w:rsidRPr="00933ABE" w:rsidRDefault="00965895" w:rsidP="00760636">
      <w:pPr>
        <w:pStyle w:val="Ttulo1"/>
        <w:numPr>
          <w:ilvl w:val="1"/>
          <w:numId w:val="40"/>
        </w:numPr>
        <w:ind w:left="720" w:firstLine="288"/>
        <w:rPr>
          <w:lang w:val="en-GB"/>
        </w:rPr>
      </w:pPr>
      <w:bookmarkStart w:id="43" w:name="_Toc182172860"/>
      <w:r w:rsidRPr="00933ABE">
        <w:rPr>
          <w:lang w:val="en-GB"/>
        </w:rPr>
        <w:t xml:space="preserve">Manage </w:t>
      </w:r>
      <w:r>
        <w:rPr>
          <w:lang w:val="en-GB"/>
        </w:rPr>
        <w:t>Subscription</w:t>
      </w:r>
      <w:r w:rsidRPr="00933ABE">
        <w:rPr>
          <w:lang w:val="en-GB"/>
        </w:rPr>
        <w:t xml:space="preserve"> (UC0</w:t>
      </w:r>
      <w:r w:rsidR="00CB6B3E">
        <w:rPr>
          <w:lang w:val="en-GB"/>
        </w:rPr>
        <w:t>3</w:t>
      </w:r>
      <w:r w:rsidRPr="00933ABE">
        <w:rPr>
          <w:lang w:val="en-GB"/>
        </w:rPr>
        <w:t>)</w:t>
      </w:r>
      <w:bookmarkEnd w:id="43"/>
    </w:p>
    <w:p w14:paraId="36272F82" w14:textId="77777777" w:rsidR="00965895" w:rsidRPr="00180915" w:rsidRDefault="00965895" w:rsidP="00ED02C5">
      <w:pPr>
        <w:ind w:left="720" w:firstLine="288"/>
        <w:rPr>
          <w:lang w:val="en-GB"/>
        </w:rPr>
      </w:pPr>
    </w:p>
    <w:p w14:paraId="18565962"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43AFBF32" w14:textId="77777777" w:rsidR="00965895" w:rsidRPr="0097008E" w:rsidRDefault="00965895" w:rsidP="00ED02C5">
      <w:pPr>
        <w:ind w:left="720" w:firstLine="288"/>
        <w:rPr>
          <w:lang w:val="en-GB"/>
        </w:rPr>
      </w:pPr>
      <w:r w:rsidRPr="0097008E">
        <w:rPr>
          <w:lang w:val="en-GB"/>
        </w:rPr>
        <w:t xml:space="preserve">AMAP Administrators </w:t>
      </w:r>
      <w:r>
        <w:rPr>
          <w:lang w:val="en-GB"/>
        </w:rPr>
        <w:t>manages subscription</w:t>
      </w:r>
      <w:r w:rsidRPr="0097008E">
        <w:rPr>
          <w:lang w:val="en-GB"/>
        </w:rPr>
        <w:t xml:space="preserve"> periods and related rules to ensure clear and structured seasonal production management for producers.</w:t>
      </w:r>
    </w:p>
    <w:p w14:paraId="4846BCA7"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78098F14" w14:textId="77777777">
        <w:trPr>
          <w:trHeight w:val="340"/>
        </w:trPr>
        <w:tc>
          <w:tcPr>
            <w:tcW w:w="1118" w:type="dxa"/>
            <w:shd w:val="clear" w:color="auto" w:fill="D6615C" w:themeFill="accent1"/>
            <w:vAlign w:val="center"/>
          </w:tcPr>
          <w:p w14:paraId="5CC02430"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52393741" w14:textId="77777777" w:rsidR="00965895" w:rsidRDefault="00965895" w:rsidP="00850C74">
            <w:pPr>
              <w:ind w:left="0"/>
              <w:rPr>
                <w:lang w:val="en-GB"/>
              </w:rPr>
            </w:pPr>
            <w:r>
              <w:rPr>
                <w:lang w:val="en-GB"/>
              </w:rPr>
              <w:t>Normal</w:t>
            </w:r>
          </w:p>
        </w:tc>
      </w:tr>
      <w:tr w:rsidR="00965895" w14:paraId="39FC7E9D" w14:textId="77777777">
        <w:trPr>
          <w:trHeight w:val="340"/>
        </w:trPr>
        <w:tc>
          <w:tcPr>
            <w:tcW w:w="1118" w:type="dxa"/>
            <w:shd w:val="clear" w:color="auto" w:fill="D6615C" w:themeFill="accent1"/>
            <w:vAlign w:val="center"/>
          </w:tcPr>
          <w:p w14:paraId="21C2E3A2"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4CA390F2" w14:textId="77777777" w:rsidR="00965895" w:rsidRDefault="00965895" w:rsidP="00850C74">
            <w:pPr>
              <w:ind w:left="0"/>
              <w:rPr>
                <w:lang w:val="en-GB"/>
              </w:rPr>
            </w:pPr>
            <w:r>
              <w:rPr>
                <w:lang w:val="en-GB"/>
              </w:rPr>
              <w:t>High</w:t>
            </w:r>
          </w:p>
        </w:tc>
      </w:tr>
    </w:tbl>
    <w:p w14:paraId="269219B0" w14:textId="77777777" w:rsidR="00965895" w:rsidRPr="0012379F" w:rsidRDefault="00965895" w:rsidP="00ED02C5">
      <w:pPr>
        <w:ind w:left="720" w:firstLine="288"/>
        <w:rPr>
          <w:lang w:val="en-GB"/>
        </w:rPr>
      </w:pPr>
    </w:p>
    <w:p w14:paraId="4DF047CF"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15FFA5FF" w14:textId="77777777" w:rsidR="00965895" w:rsidRPr="0097008E" w:rsidRDefault="00965895" w:rsidP="00760636">
      <w:pPr>
        <w:pStyle w:val="PargrafodaLista"/>
        <w:numPr>
          <w:ilvl w:val="0"/>
          <w:numId w:val="25"/>
        </w:numPr>
        <w:ind w:left="720" w:firstLine="288"/>
        <w:rPr>
          <w:lang w:val="en-GB"/>
        </w:rPr>
      </w:pPr>
      <w:r w:rsidRPr="0097008E">
        <w:rPr>
          <w:lang w:val="en-GB"/>
        </w:rPr>
        <w:t>The actor accesses the subscription management section.</w:t>
      </w:r>
    </w:p>
    <w:p w14:paraId="0B8FDA4B" w14:textId="77777777" w:rsidR="00965895" w:rsidRDefault="00965895" w:rsidP="00760636">
      <w:pPr>
        <w:pStyle w:val="PargrafodaLista"/>
        <w:numPr>
          <w:ilvl w:val="0"/>
          <w:numId w:val="25"/>
        </w:numPr>
        <w:ind w:left="720" w:firstLine="288"/>
        <w:rPr>
          <w:lang w:val="en-GB"/>
        </w:rPr>
      </w:pPr>
      <w:r>
        <w:rPr>
          <w:lang w:val="en-GB"/>
        </w:rPr>
        <w:t>The system displays current and planner seasonal production schedules.</w:t>
      </w:r>
    </w:p>
    <w:p w14:paraId="28B61AA2" w14:textId="77777777" w:rsidR="00965895" w:rsidRDefault="00965895" w:rsidP="00760636">
      <w:pPr>
        <w:pStyle w:val="PargrafodaLista"/>
        <w:numPr>
          <w:ilvl w:val="0"/>
          <w:numId w:val="25"/>
        </w:numPr>
        <w:ind w:left="720" w:firstLine="288"/>
        <w:rPr>
          <w:lang w:val="en-GB"/>
        </w:rPr>
      </w:pPr>
      <w:r>
        <w:rPr>
          <w:lang w:val="en-GB"/>
        </w:rPr>
        <w:t>The actor clicks on add subscription period</w:t>
      </w:r>
    </w:p>
    <w:p w14:paraId="6D2872D8" w14:textId="77777777" w:rsidR="00965895" w:rsidRDefault="00965895" w:rsidP="00760636">
      <w:pPr>
        <w:pStyle w:val="PargrafodaLista"/>
        <w:numPr>
          <w:ilvl w:val="0"/>
          <w:numId w:val="25"/>
        </w:numPr>
        <w:ind w:left="720" w:firstLine="288"/>
        <w:rPr>
          <w:lang w:val="en-GB"/>
        </w:rPr>
      </w:pPr>
      <w:r w:rsidRPr="000361E4">
        <w:rPr>
          <w:lang w:val="en-GB"/>
        </w:rPr>
        <w:t xml:space="preserve">The system displays </w:t>
      </w:r>
      <w:r>
        <w:rPr>
          <w:lang w:val="en-GB"/>
        </w:rPr>
        <w:t>subscription start date, period and the limit of time to close subscriptions</w:t>
      </w:r>
      <w:r w:rsidRPr="000361E4">
        <w:rPr>
          <w:lang w:val="en-GB"/>
        </w:rPr>
        <w:t>.</w:t>
      </w:r>
    </w:p>
    <w:p w14:paraId="43CAB8F0" w14:textId="77777777" w:rsidR="00965895" w:rsidRDefault="00965895" w:rsidP="00760636">
      <w:pPr>
        <w:pStyle w:val="PargrafodaLista"/>
        <w:numPr>
          <w:ilvl w:val="0"/>
          <w:numId w:val="25"/>
        </w:numPr>
        <w:ind w:left="720" w:firstLine="288"/>
        <w:rPr>
          <w:lang w:val="en-GB"/>
        </w:rPr>
      </w:pPr>
      <w:r>
        <w:rPr>
          <w:lang w:val="en-GB"/>
        </w:rPr>
        <w:t>The actor inserts the required information.</w:t>
      </w:r>
    </w:p>
    <w:p w14:paraId="53259B64" w14:textId="77777777" w:rsidR="00965895" w:rsidRDefault="00965895" w:rsidP="00760636">
      <w:pPr>
        <w:pStyle w:val="PargrafodaLista"/>
        <w:numPr>
          <w:ilvl w:val="0"/>
          <w:numId w:val="25"/>
        </w:numPr>
        <w:ind w:left="720" w:firstLine="288"/>
        <w:rPr>
          <w:lang w:val="en-GB"/>
        </w:rPr>
      </w:pPr>
      <w:r>
        <w:rPr>
          <w:lang w:val="en-GB"/>
        </w:rPr>
        <w:t>The system registers the subscription period</w:t>
      </w:r>
    </w:p>
    <w:p w14:paraId="64C71AC0" w14:textId="77777777" w:rsidR="00965895" w:rsidRDefault="00965895" w:rsidP="00ED02C5">
      <w:pPr>
        <w:ind w:left="720" w:firstLine="288"/>
        <w:rPr>
          <w:lang w:val="en-GB"/>
        </w:rPr>
      </w:pPr>
    </w:p>
    <w:p w14:paraId="455A2645"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2E7AFBD6" w14:textId="4161D579" w:rsidR="00965895" w:rsidRPr="00933ABE" w:rsidRDefault="00965895" w:rsidP="00ED02C5">
      <w:pPr>
        <w:ind w:left="720" w:firstLine="288"/>
        <w:rPr>
          <w:u w:val="single"/>
          <w:lang w:val="en-GB"/>
        </w:rPr>
      </w:pPr>
      <w:r w:rsidRPr="00933ABE">
        <w:rPr>
          <w:b/>
          <w:bCs/>
          <w:lang w:val="en-GB"/>
        </w:rPr>
        <w:t>REQ-</w:t>
      </w:r>
      <w:r w:rsidR="00646C06">
        <w:rPr>
          <w:b/>
          <w:bCs/>
          <w:lang w:val="en-GB"/>
        </w:rPr>
        <w:t>4</w:t>
      </w:r>
      <w:r w:rsidR="002A79F1">
        <w:rPr>
          <w:b/>
          <w:bCs/>
          <w:lang w:val="en-GB"/>
        </w:rPr>
        <w:t>4</w:t>
      </w:r>
      <w:r w:rsidRPr="00933ABE">
        <w:rPr>
          <w:b/>
          <w:bCs/>
          <w:lang w:val="en-GB"/>
        </w:rPr>
        <w:t>:</w:t>
      </w:r>
      <w:r w:rsidRPr="00933ABE">
        <w:rPr>
          <w:lang w:val="en-GB"/>
        </w:rPr>
        <w:t xml:space="preserve"> </w:t>
      </w:r>
      <w:r>
        <w:rPr>
          <w:lang w:val="en-GB"/>
        </w:rPr>
        <w:t>Add new subscription period</w:t>
      </w:r>
    </w:p>
    <w:p w14:paraId="3F1C0141" w14:textId="08587FF3" w:rsidR="00965895" w:rsidRDefault="00965895" w:rsidP="00ED02C5">
      <w:pPr>
        <w:ind w:left="720" w:firstLine="288"/>
        <w:rPr>
          <w:lang w:val="en-GB"/>
        </w:rPr>
      </w:pPr>
      <w:r w:rsidRPr="00933ABE">
        <w:rPr>
          <w:b/>
          <w:bCs/>
          <w:lang w:val="en-GB"/>
        </w:rPr>
        <w:t>REQ-</w:t>
      </w:r>
      <w:r w:rsidR="00646C06">
        <w:rPr>
          <w:b/>
          <w:bCs/>
          <w:lang w:val="en-GB"/>
        </w:rPr>
        <w:t>4</w:t>
      </w:r>
      <w:r w:rsidR="002A79F1">
        <w:rPr>
          <w:b/>
          <w:bCs/>
          <w:lang w:val="en-GB"/>
        </w:rPr>
        <w:t>5</w:t>
      </w:r>
      <w:r w:rsidRPr="00933ABE">
        <w:rPr>
          <w:b/>
          <w:bCs/>
          <w:lang w:val="en-GB"/>
        </w:rPr>
        <w:t>:</w:t>
      </w:r>
      <w:r w:rsidRPr="00933ABE">
        <w:rPr>
          <w:lang w:val="en-GB"/>
        </w:rPr>
        <w:t xml:space="preserve"> </w:t>
      </w:r>
      <w:r>
        <w:rPr>
          <w:lang w:val="en-GB"/>
        </w:rPr>
        <w:t>Updata a role from a user</w:t>
      </w:r>
      <w:r w:rsidRPr="00933ABE">
        <w:rPr>
          <w:lang w:val="en-GB"/>
        </w:rPr>
        <w:t>.</w:t>
      </w:r>
    </w:p>
    <w:p w14:paraId="30690384" w14:textId="4C94B326" w:rsidR="00965895" w:rsidRDefault="00726A11">
      <w:pPr>
        <w:ind w:left="0"/>
        <w:rPr>
          <w:lang w:val="en-GB"/>
        </w:rPr>
      </w:pPr>
      <w:r>
        <w:rPr>
          <w:lang w:val="en-GB"/>
        </w:rPr>
        <w:br w:type="page"/>
      </w:r>
    </w:p>
    <w:p w14:paraId="47B89DD1" w14:textId="77777777" w:rsidR="00965895" w:rsidRPr="00933ABE" w:rsidRDefault="00965895" w:rsidP="00760636">
      <w:pPr>
        <w:pStyle w:val="Ttulo1"/>
        <w:numPr>
          <w:ilvl w:val="1"/>
          <w:numId w:val="40"/>
        </w:numPr>
        <w:ind w:left="720" w:firstLine="288"/>
        <w:rPr>
          <w:lang w:val="en-GB"/>
        </w:rPr>
      </w:pPr>
      <w:bookmarkStart w:id="44" w:name="_Toc182172861"/>
      <w:r w:rsidRPr="00933ABE">
        <w:rPr>
          <w:lang w:val="en-GB"/>
        </w:rPr>
        <w:lastRenderedPageBreak/>
        <w:t xml:space="preserve">Manage </w:t>
      </w:r>
      <w:r>
        <w:rPr>
          <w:lang w:val="en-GB"/>
        </w:rPr>
        <w:t>Delivery Settings</w:t>
      </w:r>
      <w:r w:rsidRPr="00933ABE">
        <w:rPr>
          <w:lang w:val="en-GB"/>
        </w:rPr>
        <w:t xml:space="preserve"> (UC0</w:t>
      </w:r>
      <w:r>
        <w:rPr>
          <w:lang w:val="en-GB"/>
        </w:rPr>
        <w:t>4</w:t>
      </w:r>
      <w:r w:rsidRPr="00933ABE">
        <w:rPr>
          <w:lang w:val="en-GB"/>
        </w:rPr>
        <w:t>)</w:t>
      </w:r>
      <w:bookmarkEnd w:id="44"/>
    </w:p>
    <w:p w14:paraId="108B43FA" w14:textId="77777777" w:rsidR="00965895" w:rsidRPr="00180915" w:rsidRDefault="00965895" w:rsidP="00ED02C5">
      <w:pPr>
        <w:ind w:left="720" w:firstLine="288"/>
        <w:rPr>
          <w:lang w:val="en-GB"/>
        </w:rPr>
      </w:pPr>
    </w:p>
    <w:p w14:paraId="49BB9A9F"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3D27A692" w14:textId="77777777" w:rsidR="00965895" w:rsidRPr="0097008E" w:rsidRDefault="00965895" w:rsidP="00ED02C5">
      <w:pPr>
        <w:ind w:left="720" w:firstLine="288"/>
        <w:rPr>
          <w:lang w:val="en-GB"/>
        </w:rPr>
      </w:pPr>
      <w:r w:rsidRPr="0097008E">
        <w:rPr>
          <w:lang w:val="en-GB"/>
        </w:rPr>
        <w:t xml:space="preserve">AMAP Administrators </w:t>
      </w:r>
      <w:r>
        <w:rPr>
          <w:lang w:val="en-GB"/>
        </w:rPr>
        <w:t>manages subscription</w:t>
      </w:r>
      <w:r w:rsidRPr="0097008E">
        <w:rPr>
          <w:lang w:val="en-GB"/>
        </w:rPr>
        <w:t xml:space="preserve"> periods and related rules to ensure clear and structured seasonal production management for producers.</w:t>
      </w:r>
    </w:p>
    <w:p w14:paraId="352DFC97"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1792CEBE" w14:textId="77777777">
        <w:trPr>
          <w:trHeight w:val="340"/>
        </w:trPr>
        <w:tc>
          <w:tcPr>
            <w:tcW w:w="1118" w:type="dxa"/>
            <w:shd w:val="clear" w:color="auto" w:fill="D6615C" w:themeFill="accent1"/>
            <w:vAlign w:val="center"/>
          </w:tcPr>
          <w:p w14:paraId="4040069F"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734ACC76" w14:textId="77777777" w:rsidR="00965895" w:rsidRDefault="00965895" w:rsidP="00850C74">
            <w:pPr>
              <w:ind w:left="0"/>
              <w:rPr>
                <w:lang w:val="en-GB"/>
              </w:rPr>
            </w:pPr>
            <w:r>
              <w:rPr>
                <w:lang w:val="en-GB"/>
              </w:rPr>
              <w:t>Normal</w:t>
            </w:r>
          </w:p>
        </w:tc>
      </w:tr>
      <w:tr w:rsidR="00965895" w14:paraId="54229D09" w14:textId="77777777">
        <w:trPr>
          <w:trHeight w:val="340"/>
        </w:trPr>
        <w:tc>
          <w:tcPr>
            <w:tcW w:w="1118" w:type="dxa"/>
            <w:shd w:val="clear" w:color="auto" w:fill="D6615C" w:themeFill="accent1"/>
            <w:vAlign w:val="center"/>
          </w:tcPr>
          <w:p w14:paraId="76121CDF"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2FEA8CA7" w14:textId="77777777" w:rsidR="00965895" w:rsidRDefault="00965895" w:rsidP="00850C74">
            <w:pPr>
              <w:ind w:left="0"/>
              <w:rPr>
                <w:lang w:val="en-GB"/>
              </w:rPr>
            </w:pPr>
            <w:r>
              <w:rPr>
                <w:lang w:val="en-GB"/>
              </w:rPr>
              <w:t>High</w:t>
            </w:r>
          </w:p>
        </w:tc>
      </w:tr>
    </w:tbl>
    <w:p w14:paraId="4EEF4F37" w14:textId="77777777" w:rsidR="00965895" w:rsidRPr="0012379F" w:rsidRDefault="00965895" w:rsidP="00ED02C5">
      <w:pPr>
        <w:ind w:left="720" w:firstLine="288"/>
        <w:rPr>
          <w:lang w:val="en-GB"/>
        </w:rPr>
      </w:pPr>
    </w:p>
    <w:p w14:paraId="4DBECEDD"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2C12E4FB" w14:textId="77777777" w:rsidR="00965895" w:rsidRDefault="00965895" w:rsidP="00760636">
      <w:pPr>
        <w:pStyle w:val="PargrafodaLista"/>
        <w:numPr>
          <w:ilvl w:val="0"/>
          <w:numId w:val="26"/>
        </w:numPr>
        <w:ind w:left="720" w:firstLine="288"/>
        <w:rPr>
          <w:lang w:val="en-GB"/>
        </w:rPr>
      </w:pPr>
      <w:r>
        <w:rPr>
          <w:lang w:val="en-GB"/>
        </w:rPr>
        <w:t>The actor accesses the delivery setting panel</w:t>
      </w:r>
    </w:p>
    <w:p w14:paraId="6BE72BDA" w14:textId="77777777" w:rsidR="00965895" w:rsidRDefault="00965895" w:rsidP="00760636">
      <w:pPr>
        <w:pStyle w:val="PargrafodaLista"/>
        <w:numPr>
          <w:ilvl w:val="0"/>
          <w:numId w:val="26"/>
        </w:numPr>
        <w:ind w:left="720" w:firstLine="288"/>
        <w:rPr>
          <w:lang w:val="en-GB"/>
        </w:rPr>
      </w:pPr>
      <w:r w:rsidRPr="00577FCC">
        <w:rPr>
          <w:lang w:val="en-GB"/>
        </w:rPr>
        <w:t>The system displays the current delivery configurations</w:t>
      </w:r>
      <w:r>
        <w:rPr>
          <w:lang w:val="en-GB"/>
        </w:rPr>
        <w:t>, frequency of delivery, local and time.</w:t>
      </w:r>
    </w:p>
    <w:p w14:paraId="1E8A2CA7" w14:textId="77777777" w:rsidR="00965895" w:rsidRDefault="00965895" w:rsidP="00760636">
      <w:pPr>
        <w:pStyle w:val="PargrafodaLista"/>
        <w:numPr>
          <w:ilvl w:val="0"/>
          <w:numId w:val="26"/>
        </w:numPr>
        <w:ind w:left="720" w:firstLine="288"/>
        <w:rPr>
          <w:lang w:val="en-GB"/>
        </w:rPr>
      </w:pPr>
      <w:r>
        <w:rPr>
          <w:lang w:val="en-GB"/>
        </w:rPr>
        <w:t>The actor updates the required information</w:t>
      </w:r>
    </w:p>
    <w:p w14:paraId="35DFD038" w14:textId="77777777" w:rsidR="00965895" w:rsidRPr="00577FCC" w:rsidRDefault="00965895" w:rsidP="00760636">
      <w:pPr>
        <w:pStyle w:val="PargrafodaLista"/>
        <w:numPr>
          <w:ilvl w:val="0"/>
          <w:numId w:val="26"/>
        </w:numPr>
        <w:ind w:left="720" w:firstLine="288"/>
        <w:rPr>
          <w:lang w:val="en-GB"/>
        </w:rPr>
      </w:pPr>
      <w:r w:rsidRPr="00577FCC">
        <w:rPr>
          <w:lang w:val="en-GB"/>
        </w:rPr>
        <w:t xml:space="preserve">The system </w:t>
      </w:r>
      <w:r>
        <w:rPr>
          <w:lang w:val="en-GB"/>
        </w:rPr>
        <w:t>updates the delivery settings</w:t>
      </w:r>
    </w:p>
    <w:p w14:paraId="6643CE1B" w14:textId="77777777" w:rsidR="00965895" w:rsidRDefault="00965895" w:rsidP="00ED02C5">
      <w:pPr>
        <w:ind w:left="720" w:firstLine="288"/>
        <w:rPr>
          <w:lang w:val="en-GB"/>
        </w:rPr>
      </w:pPr>
    </w:p>
    <w:p w14:paraId="5246D2E0"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0214B8E4" w14:textId="6CF2423C" w:rsidR="00965895" w:rsidRDefault="00965895" w:rsidP="00ED02C5">
      <w:pPr>
        <w:ind w:left="720" w:firstLine="288"/>
        <w:rPr>
          <w:lang w:val="en-GB"/>
        </w:rPr>
      </w:pPr>
      <w:r w:rsidRPr="00933ABE">
        <w:rPr>
          <w:b/>
          <w:bCs/>
          <w:lang w:val="en-GB"/>
        </w:rPr>
        <w:t>REQ-</w:t>
      </w:r>
      <w:r w:rsidR="00646C06">
        <w:rPr>
          <w:b/>
          <w:bCs/>
          <w:lang w:val="en-GB"/>
        </w:rPr>
        <w:t>4</w:t>
      </w:r>
      <w:r w:rsidR="002A79F1">
        <w:rPr>
          <w:b/>
          <w:bCs/>
          <w:lang w:val="en-GB"/>
        </w:rPr>
        <w:t>6</w:t>
      </w:r>
      <w:r w:rsidRPr="00933ABE">
        <w:rPr>
          <w:b/>
          <w:bCs/>
          <w:lang w:val="en-GB"/>
        </w:rPr>
        <w:t>:</w:t>
      </w:r>
      <w:r w:rsidRPr="00933ABE">
        <w:rPr>
          <w:lang w:val="en-GB"/>
        </w:rPr>
        <w:t xml:space="preserve"> </w:t>
      </w:r>
      <w:r>
        <w:rPr>
          <w:lang w:val="en-GB"/>
        </w:rPr>
        <w:t>Update the delivery settings</w:t>
      </w:r>
    </w:p>
    <w:p w14:paraId="7005AA50" w14:textId="77777777" w:rsidR="00965895" w:rsidRDefault="00965895" w:rsidP="00ED02C5">
      <w:pPr>
        <w:ind w:left="720" w:firstLine="288"/>
        <w:rPr>
          <w:u w:val="single"/>
          <w:lang w:val="en-GB"/>
        </w:rPr>
      </w:pPr>
    </w:p>
    <w:p w14:paraId="2463B4B4" w14:textId="77777777" w:rsidR="00965895" w:rsidRPr="00933ABE" w:rsidRDefault="00965895" w:rsidP="00760636">
      <w:pPr>
        <w:pStyle w:val="Ttulo1"/>
        <w:numPr>
          <w:ilvl w:val="1"/>
          <w:numId w:val="40"/>
        </w:numPr>
        <w:ind w:left="720" w:firstLine="288"/>
        <w:rPr>
          <w:lang w:val="en-GB"/>
        </w:rPr>
      </w:pPr>
      <w:bookmarkStart w:id="45" w:name="_Toc182172862"/>
      <w:r w:rsidRPr="00933ABE">
        <w:rPr>
          <w:lang w:val="en-GB"/>
        </w:rPr>
        <w:t xml:space="preserve">Manage </w:t>
      </w:r>
      <w:r>
        <w:rPr>
          <w:lang w:val="en-GB"/>
        </w:rPr>
        <w:t>Filters Roles</w:t>
      </w:r>
      <w:r w:rsidRPr="00933ABE">
        <w:rPr>
          <w:lang w:val="en-GB"/>
        </w:rPr>
        <w:t xml:space="preserve"> (UC0</w:t>
      </w:r>
      <w:r>
        <w:rPr>
          <w:lang w:val="en-GB"/>
        </w:rPr>
        <w:t>5</w:t>
      </w:r>
      <w:r w:rsidRPr="00933ABE">
        <w:rPr>
          <w:lang w:val="en-GB"/>
        </w:rPr>
        <w:t>)</w:t>
      </w:r>
      <w:bookmarkEnd w:id="45"/>
    </w:p>
    <w:p w14:paraId="20182EB1" w14:textId="77777777" w:rsidR="00965895" w:rsidRPr="00180915" w:rsidRDefault="00965895" w:rsidP="00ED02C5">
      <w:pPr>
        <w:ind w:left="720" w:firstLine="288"/>
        <w:rPr>
          <w:lang w:val="en-GB"/>
        </w:rPr>
      </w:pPr>
    </w:p>
    <w:p w14:paraId="5AC3F2D9"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2A4851AA" w14:textId="77777777" w:rsidR="00965895" w:rsidRPr="001A1321" w:rsidRDefault="00965895" w:rsidP="00ED02C5">
      <w:pPr>
        <w:ind w:left="720" w:firstLine="288"/>
        <w:rPr>
          <w:lang w:val="en-GB"/>
        </w:rPr>
      </w:pPr>
      <w:r>
        <w:rPr>
          <w:lang w:val="en-GB"/>
        </w:rPr>
        <w:t xml:space="preserve">AMAP </w:t>
      </w:r>
      <w:r w:rsidRPr="0042147D">
        <w:rPr>
          <w:lang w:val="en-GB"/>
        </w:rPr>
        <w:t>Administrators manage the configuration of filters and roles within the system to control user access and data visibility</w:t>
      </w:r>
      <w:r w:rsidRPr="001A1321">
        <w:rPr>
          <w:lang w:val="en-GB"/>
        </w:rPr>
        <w:t>.</w:t>
      </w:r>
    </w:p>
    <w:p w14:paraId="3371B0A3"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6179CB66" w14:textId="77777777">
        <w:trPr>
          <w:trHeight w:val="340"/>
        </w:trPr>
        <w:tc>
          <w:tcPr>
            <w:tcW w:w="1118" w:type="dxa"/>
            <w:shd w:val="clear" w:color="auto" w:fill="D6615C" w:themeFill="accent1"/>
            <w:vAlign w:val="center"/>
          </w:tcPr>
          <w:p w14:paraId="2B923ACD"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23E69F4B" w14:textId="77777777" w:rsidR="00965895" w:rsidRDefault="00965895" w:rsidP="00850C74">
            <w:pPr>
              <w:ind w:left="0"/>
              <w:rPr>
                <w:lang w:val="en-GB"/>
              </w:rPr>
            </w:pPr>
            <w:r>
              <w:rPr>
                <w:lang w:val="en-GB"/>
              </w:rPr>
              <w:t>Normal</w:t>
            </w:r>
          </w:p>
        </w:tc>
      </w:tr>
      <w:tr w:rsidR="00965895" w14:paraId="31A4464A" w14:textId="77777777">
        <w:trPr>
          <w:trHeight w:val="340"/>
        </w:trPr>
        <w:tc>
          <w:tcPr>
            <w:tcW w:w="1118" w:type="dxa"/>
            <w:shd w:val="clear" w:color="auto" w:fill="D6615C" w:themeFill="accent1"/>
            <w:vAlign w:val="center"/>
          </w:tcPr>
          <w:p w14:paraId="187CE904"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0B03F395" w14:textId="77777777" w:rsidR="00965895" w:rsidRDefault="00965895" w:rsidP="00850C74">
            <w:pPr>
              <w:ind w:left="0"/>
              <w:rPr>
                <w:lang w:val="en-GB"/>
              </w:rPr>
            </w:pPr>
            <w:r>
              <w:rPr>
                <w:lang w:val="en-GB"/>
              </w:rPr>
              <w:t>High</w:t>
            </w:r>
          </w:p>
        </w:tc>
      </w:tr>
    </w:tbl>
    <w:p w14:paraId="06295057" w14:textId="77777777" w:rsidR="00965895" w:rsidRPr="0012379F" w:rsidRDefault="00965895" w:rsidP="00ED02C5">
      <w:pPr>
        <w:ind w:left="720" w:firstLine="288"/>
        <w:rPr>
          <w:lang w:val="en-GB"/>
        </w:rPr>
      </w:pPr>
    </w:p>
    <w:p w14:paraId="79FBC9B5"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4B76161F" w14:textId="77777777" w:rsidR="00965895" w:rsidRPr="0042147D" w:rsidRDefault="00965895" w:rsidP="00760636">
      <w:pPr>
        <w:pStyle w:val="PargrafodaLista"/>
        <w:numPr>
          <w:ilvl w:val="0"/>
          <w:numId w:val="27"/>
        </w:numPr>
        <w:ind w:left="720" w:firstLine="288"/>
        <w:rPr>
          <w:lang w:val="en-GB"/>
        </w:rPr>
      </w:pPr>
      <w:r w:rsidRPr="001A1321">
        <w:rPr>
          <w:lang w:val="en-GB"/>
        </w:rPr>
        <w:t xml:space="preserve">The actor </w:t>
      </w:r>
      <w:r>
        <w:rPr>
          <w:lang w:val="en-GB"/>
        </w:rPr>
        <w:t>navigates</w:t>
      </w:r>
      <w:r w:rsidRPr="0042147D">
        <w:rPr>
          <w:lang w:val="en-GB"/>
        </w:rPr>
        <w:t xml:space="preserve"> to the filter’s roles management panel.</w:t>
      </w:r>
    </w:p>
    <w:p w14:paraId="0C3B765C" w14:textId="77777777" w:rsidR="00965895" w:rsidRPr="0042147D" w:rsidRDefault="00965895" w:rsidP="00760636">
      <w:pPr>
        <w:pStyle w:val="PargrafodaLista"/>
        <w:numPr>
          <w:ilvl w:val="0"/>
          <w:numId w:val="27"/>
        </w:numPr>
        <w:ind w:left="720" w:firstLine="288"/>
        <w:rPr>
          <w:lang w:val="en-GB"/>
        </w:rPr>
      </w:pPr>
      <w:r>
        <w:rPr>
          <w:lang w:val="en-GB"/>
        </w:rPr>
        <w:t>The s</w:t>
      </w:r>
      <w:r w:rsidRPr="0042147D">
        <w:rPr>
          <w:lang w:val="en-GB"/>
        </w:rPr>
        <w:t>ystem displays current filters and roles configurations</w:t>
      </w:r>
    </w:p>
    <w:p w14:paraId="60386BC1" w14:textId="77777777" w:rsidR="00965895" w:rsidRPr="0042147D" w:rsidRDefault="00965895" w:rsidP="00760636">
      <w:pPr>
        <w:pStyle w:val="PargrafodaLista"/>
        <w:numPr>
          <w:ilvl w:val="0"/>
          <w:numId w:val="27"/>
        </w:numPr>
        <w:ind w:left="720" w:firstLine="288"/>
        <w:rPr>
          <w:lang w:val="en-GB"/>
        </w:rPr>
      </w:pPr>
      <w:r w:rsidRPr="001A1321">
        <w:rPr>
          <w:lang w:val="en-GB"/>
        </w:rPr>
        <w:t xml:space="preserve">The </w:t>
      </w:r>
      <w:r>
        <w:rPr>
          <w:lang w:val="en-GB"/>
        </w:rPr>
        <w:t>actor</w:t>
      </w:r>
      <w:r w:rsidRPr="0042147D">
        <w:rPr>
          <w:lang w:val="en-GB"/>
        </w:rPr>
        <w:t xml:space="preserve"> selects and modifies filter criteri</w:t>
      </w:r>
      <w:r>
        <w:rPr>
          <w:lang w:val="en-GB"/>
        </w:rPr>
        <w:t>a.</w:t>
      </w:r>
    </w:p>
    <w:p w14:paraId="6F8ABE20" w14:textId="77777777" w:rsidR="00965895" w:rsidRPr="0042147D" w:rsidRDefault="00965895" w:rsidP="00760636">
      <w:pPr>
        <w:pStyle w:val="PargrafodaLista"/>
        <w:numPr>
          <w:ilvl w:val="0"/>
          <w:numId w:val="27"/>
        </w:numPr>
        <w:ind w:left="720" w:firstLine="288"/>
        <w:rPr>
          <w:lang w:val="en-GB"/>
        </w:rPr>
      </w:pPr>
      <w:r w:rsidRPr="001A1321">
        <w:rPr>
          <w:lang w:val="en-GB"/>
        </w:rPr>
        <w:t xml:space="preserve">The system saves </w:t>
      </w:r>
      <w:r w:rsidRPr="0042147D">
        <w:rPr>
          <w:lang w:val="en-GB"/>
        </w:rPr>
        <w:t>the filters and roles settings.</w:t>
      </w:r>
    </w:p>
    <w:p w14:paraId="38ACCADC" w14:textId="5D0B87C0" w:rsidR="00965895" w:rsidRDefault="00726A11">
      <w:pPr>
        <w:ind w:left="0"/>
        <w:rPr>
          <w:lang w:val="en-GB"/>
        </w:rPr>
      </w:pPr>
      <w:r>
        <w:rPr>
          <w:lang w:val="en-GB"/>
        </w:rPr>
        <w:br w:type="page"/>
      </w:r>
    </w:p>
    <w:p w14:paraId="57EF2FDD" w14:textId="77777777" w:rsidR="00965895" w:rsidRDefault="00965895" w:rsidP="00ED02C5">
      <w:pPr>
        <w:ind w:left="720" w:firstLine="288"/>
        <w:rPr>
          <w:b/>
          <w:bCs/>
          <w:color w:val="D6615C" w:themeColor="accent1"/>
          <w:lang w:val="en-GB"/>
        </w:rPr>
      </w:pPr>
      <w:r>
        <w:rPr>
          <w:b/>
          <w:bCs/>
          <w:color w:val="D6615C" w:themeColor="accent1"/>
          <w:lang w:val="en-GB"/>
        </w:rPr>
        <w:lastRenderedPageBreak/>
        <w:t>Functional Requirements</w:t>
      </w:r>
    </w:p>
    <w:p w14:paraId="0E0C183D" w14:textId="594C02B5" w:rsidR="00965895" w:rsidRPr="007C11E0" w:rsidRDefault="00965895" w:rsidP="00ED02C5">
      <w:pPr>
        <w:ind w:left="720" w:firstLine="288"/>
        <w:rPr>
          <w:lang w:val="en-GB"/>
        </w:rPr>
      </w:pPr>
      <w:r w:rsidRPr="00933ABE">
        <w:rPr>
          <w:b/>
          <w:bCs/>
          <w:lang w:val="en-GB"/>
        </w:rPr>
        <w:t>REQ-</w:t>
      </w:r>
      <w:r w:rsidR="00646C06">
        <w:rPr>
          <w:b/>
          <w:bCs/>
          <w:lang w:val="en-GB"/>
        </w:rPr>
        <w:t>4</w:t>
      </w:r>
      <w:r w:rsidR="002A79F1">
        <w:rPr>
          <w:b/>
          <w:bCs/>
          <w:lang w:val="en-GB"/>
        </w:rPr>
        <w:t>7</w:t>
      </w:r>
      <w:r w:rsidRPr="00933ABE">
        <w:rPr>
          <w:b/>
          <w:bCs/>
          <w:lang w:val="en-GB"/>
        </w:rPr>
        <w:t>:</w:t>
      </w:r>
      <w:r w:rsidRPr="00933ABE">
        <w:rPr>
          <w:lang w:val="en-GB"/>
        </w:rPr>
        <w:t xml:space="preserve"> </w:t>
      </w:r>
      <w:r w:rsidRPr="0042147D">
        <w:rPr>
          <w:lang w:val="en-GB"/>
        </w:rPr>
        <w:t>View current filters and role configurations</w:t>
      </w:r>
      <w:r w:rsidRPr="007C11E0">
        <w:rPr>
          <w:lang w:val="en-GB"/>
        </w:rPr>
        <w:t>.</w:t>
      </w:r>
    </w:p>
    <w:p w14:paraId="010AA5AB" w14:textId="22532289" w:rsidR="00965895" w:rsidRPr="00674CAF" w:rsidRDefault="00965895" w:rsidP="00ED02C5">
      <w:pPr>
        <w:ind w:left="720" w:firstLine="288"/>
        <w:rPr>
          <w:lang w:val="en-GB"/>
        </w:rPr>
      </w:pPr>
      <w:r w:rsidRPr="007C11E0">
        <w:rPr>
          <w:b/>
          <w:bCs/>
          <w:lang w:val="en-GB"/>
        </w:rPr>
        <w:t>REQ-</w:t>
      </w:r>
      <w:r w:rsidR="00A1480B">
        <w:rPr>
          <w:b/>
          <w:bCs/>
          <w:lang w:val="en-GB"/>
        </w:rPr>
        <w:t>4</w:t>
      </w:r>
      <w:r w:rsidR="002A79F1">
        <w:rPr>
          <w:b/>
          <w:bCs/>
          <w:lang w:val="en-GB"/>
        </w:rPr>
        <w:t>8</w:t>
      </w:r>
      <w:r w:rsidRPr="007C11E0">
        <w:rPr>
          <w:b/>
          <w:bCs/>
          <w:lang w:val="en-GB"/>
        </w:rPr>
        <w:t>:</w:t>
      </w:r>
      <w:r w:rsidRPr="007C11E0">
        <w:rPr>
          <w:lang w:val="en-GB"/>
        </w:rPr>
        <w:t xml:space="preserve"> </w:t>
      </w:r>
      <w:r w:rsidRPr="0042147D">
        <w:rPr>
          <w:lang w:val="en-GB"/>
        </w:rPr>
        <w:t>Modify filter criteria and role permissions.</w:t>
      </w:r>
    </w:p>
    <w:p w14:paraId="4ABBD2FF" w14:textId="77777777" w:rsidR="00965895" w:rsidRPr="00933ABE" w:rsidRDefault="00965895" w:rsidP="00760636">
      <w:pPr>
        <w:pStyle w:val="Ttulo1"/>
        <w:numPr>
          <w:ilvl w:val="1"/>
          <w:numId w:val="40"/>
        </w:numPr>
        <w:ind w:left="720" w:firstLine="288"/>
        <w:rPr>
          <w:lang w:val="en-GB"/>
        </w:rPr>
      </w:pPr>
      <w:bookmarkStart w:id="46" w:name="_Toc182172863"/>
      <w:r>
        <w:rPr>
          <w:lang w:val="en-GB"/>
        </w:rPr>
        <w:t>View Subscription Orders</w:t>
      </w:r>
      <w:r w:rsidRPr="00933ABE">
        <w:rPr>
          <w:lang w:val="en-GB"/>
        </w:rPr>
        <w:t xml:space="preserve"> (UC0</w:t>
      </w:r>
      <w:r>
        <w:rPr>
          <w:lang w:val="en-GB"/>
        </w:rPr>
        <w:t>7</w:t>
      </w:r>
      <w:r w:rsidRPr="00933ABE">
        <w:rPr>
          <w:lang w:val="en-GB"/>
        </w:rPr>
        <w:t>)</w:t>
      </w:r>
      <w:bookmarkEnd w:id="46"/>
    </w:p>
    <w:p w14:paraId="229A6232" w14:textId="77777777" w:rsidR="00965895" w:rsidRPr="00180915" w:rsidRDefault="00965895" w:rsidP="00ED02C5">
      <w:pPr>
        <w:ind w:left="720" w:firstLine="288"/>
        <w:rPr>
          <w:lang w:val="en-GB"/>
        </w:rPr>
      </w:pPr>
    </w:p>
    <w:p w14:paraId="17B5DEAD"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372C4367" w14:textId="77777777" w:rsidR="00965895" w:rsidRPr="001A1321" w:rsidRDefault="00965895" w:rsidP="00ED02C5">
      <w:pPr>
        <w:ind w:left="720" w:firstLine="288"/>
        <w:rPr>
          <w:lang w:val="en-GB"/>
        </w:rPr>
      </w:pPr>
      <w:r>
        <w:rPr>
          <w:lang w:val="en-GB"/>
        </w:rPr>
        <w:t xml:space="preserve">AMAP </w:t>
      </w:r>
      <w:r w:rsidRPr="0089710E">
        <w:rPr>
          <w:lang w:val="en-GB"/>
        </w:rPr>
        <w:t>Administrators can view and monitor all subscription orders placed by consumers to ensure proper tracking and management.</w:t>
      </w:r>
    </w:p>
    <w:p w14:paraId="451F17CA"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35244E12" w14:textId="77777777">
        <w:trPr>
          <w:trHeight w:val="340"/>
        </w:trPr>
        <w:tc>
          <w:tcPr>
            <w:tcW w:w="1118" w:type="dxa"/>
            <w:shd w:val="clear" w:color="auto" w:fill="D6615C" w:themeFill="accent1"/>
            <w:vAlign w:val="center"/>
          </w:tcPr>
          <w:p w14:paraId="21B5E94F"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5AC43B50" w14:textId="77777777" w:rsidR="00965895" w:rsidRDefault="00965895" w:rsidP="00850C74">
            <w:pPr>
              <w:ind w:left="0"/>
              <w:rPr>
                <w:lang w:val="en-GB"/>
              </w:rPr>
            </w:pPr>
            <w:r>
              <w:rPr>
                <w:lang w:val="en-GB"/>
              </w:rPr>
              <w:t>Normal</w:t>
            </w:r>
          </w:p>
        </w:tc>
      </w:tr>
      <w:tr w:rsidR="00965895" w14:paraId="0F623737" w14:textId="77777777">
        <w:trPr>
          <w:trHeight w:val="340"/>
        </w:trPr>
        <w:tc>
          <w:tcPr>
            <w:tcW w:w="1118" w:type="dxa"/>
            <w:shd w:val="clear" w:color="auto" w:fill="D6615C" w:themeFill="accent1"/>
            <w:vAlign w:val="center"/>
          </w:tcPr>
          <w:p w14:paraId="4CD3D27E"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753F1053" w14:textId="77777777" w:rsidR="00965895" w:rsidRDefault="00965895" w:rsidP="00850C74">
            <w:pPr>
              <w:ind w:left="0"/>
              <w:rPr>
                <w:lang w:val="en-GB"/>
              </w:rPr>
            </w:pPr>
            <w:r>
              <w:rPr>
                <w:lang w:val="en-GB"/>
              </w:rPr>
              <w:t>Medium</w:t>
            </w:r>
          </w:p>
        </w:tc>
      </w:tr>
    </w:tbl>
    <w:p w14:paraId="45ED0495" w14:textId="77777777" w:rsidR="00965895" w:rsidRPr="0012379F" w:rsidRDefault="00965895" w:rsidP="00ED02C5">
      <w:pPr>
        <w:ind w:left="720" w:firstLine="288"/>
        <w:rPr>
          <w:lang w:val="en-GB"/>
        </w:rPr>
      </w:pPr>
    </w:p>
    <w:p w14:paraId="30D5AC89"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1048C689" w14:textId="77777777" w:rsidR="00965895" w:rsidRPr="0089710E" w:rsidRDefault="00965895" w:rsidP="00760636">
      <w:pPr>
        <w:pStyle w:val="PargrafodaLista"/>
        <w:numPr>
          <w:ilvl w:val="0"/>
          <w:numId w:val="28"/>
        </w:numPr>
        <w:ind w:left="720" w:firstLine="288"/>
        <w:rPr>
          <w:lang w:val="en-GB"/>
        </w:rPr>
      </w:pPr>
      <w:r w:rsidRPr="0089710E">
        <w:rPr>
          <w:lang w:val="en-GB"/>
        </w:rPr>
        <w:t>The actor accesses the subscriptions orders section</w:t>
      </w:r>
    </w:p>
    <w:p w14:paraId="52F5232D" w14:textId="77777777" w:rsidR="00965895" w:rsidRPr="0089710E" w:rsidRDefault="00965895" w:rsidP="00760636">
      <w:pPr>
        <w:pStyle w:val="PargrafodaLista"/>
        <w:numPr>
          <w:ilvl w:val="0"/>
          <w:numId w:val="28"/>
        </w:numPr>
        <w:ind w:left="720" w:firstLine="288"/>
        <w:rPr>
          <w:lang w:val="en-GB"/>
        </w:rPr>
      </w:pPr>
      <w:r>
        <w:rPr>
          <w:lang w:val="en-GB"/>
        </w:rPr>
        <w:t>The s</w:t>
      </w:r>
      <w:r w:rsidRPr="0042147D">
        <w:rPr>
          <w:lang w:val="en-GB"/>
        </w:rPr>
        <w:t xml:space="preserve">ystem </w:t>
      </w:r>
      <w:r w:rsidRPr="0089710E">
        <w:rPr>
          <w:lang w:val="en-GB"/>
        </w:rPr>
        <w:t>a list of active and completed subscription orders</w:t>
      </w:r>
    </w:p>
    <w:p w14:paraId="21535209" w14:textId="77777777" w:rsidR="00965895" w:rsidRPr="0089710E" w:rsidRDefault="00965895" w:rsidP="00760636">
      <w:pPr>
        <w:pStyle w:val="PargrafodaLista"/>
        <w:numPr>
          <w:ilvl w:val="0"/>
          <w:numId w:val="28"/>
        </w:numPr>
        <w:ind w:left="720" w:firstLine="288"/>
        <w:rPr>
          <w:lang w:val="en-GB"/>
        </w:rPr>
      </w:pPr>
      <w:r w:rsidRPr="001A1321">
        <w:rPr>
          <w:lang w:val="en-GB"/>
        </w:rPr>
        <w:t xml:space="preserve">The </w:t>
      </w:r>
      <w:r>
        <w:rPr>
          <w:lang w:val="en-GB"/>
        </w:rPr>
        <w:t>actor</w:t>
      </w:r>
      <w:r w:rsidRPr="0042147D">
        <w:rPr>
          <w:lang w:val="en-GB"/>
        </w:rPr>
        <w:t xml:space="preserve"> </w:t>
      </w:r>
      <w:r w:rsidRPr="0089710E">
        <w:rPr>
          <w:lang w:val="en-GB"/>
        </w:rPr>
        <w:t>selects a specific order to view detailed information</w:t>
      </w:r>
    </w:p>
    <w:p w14:paraId="147EF133" w14:textId="77777777" w:rsidR="00965895" w:rsidRDefault="00965895" w:rsidP="00760636">
      <w:pPr>
        <w:pStyle w:val="PargrafodaLista"/>
        <w:numPr>
          <w:ilvl w:val="0"/>
          <w:numId w:val="28"/>
        </w:numPr>
        <w:ind w:left="720" w:firstLine="288"/>
        <w:rPr>
          <w:lang w:val="en-GB"/>
        </w:rPr>
      </w:pPr>
      <w:r w:rsidRPr="001A1321">
        <w:rPr>
          <w:lang w:val="en-GB"/>
        </w:rPr>
        <w:t xml:space="preserve">The system </w:t>
      </w:r>
      <w:r w:rsidRPr="0089710E">
        <w:rPr>
          <w:lang w:val="en-GB"/>
        </w:rPr>
        <w:t xml:space="preserve">shows the detailed view, including product, quantity, </w:t>
      </w:r>
      <w:r>
        <w:rPr>
          <w:lang w:val="en-GB"/>
        </w:rPr>
        <w:t>payment and status</w:t>
      </w:r>
    </w:p>
    <w:p w14:paraId="64F7E168" w14:textId="77777777" w:rsidR="00965895" w:rsidRPr="0089710E" w:rsidRDefault="00965895" w:rsidP="00ED02C5">
      <w:pPr>
        <w:pStyle w:val="PargrafodaLista"/>
        <w:ind w:firstLine="288"/>
        <w:rPr>
          <w:lang w:val="en-GB"/>
        </w:rPr>
      </w:pPr>
    </w:p>
    <w:p w14:paraId="148F2F3F"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54143CE8" w14:textId="769B7787" w:rsidR="00965895" w:rsidRPr="007C11E0" w:rsidRDefault="00965895" w:rsidP="00ED02C5">
      <w:pPr>
        <w:ind w:left="720" w:firstLine="288"/>
        <w:rPr>
          <w:lang w:val="en-GB"/>
        </w:rPr>
      </w:pPr>
      <w:r w:rsidRPr="00933ABE">
        <w:rPr>
          <w:b/>
          <w:bCs/>
          <w:lang w:val="en-GB"/>
        </w:rPr>
        <w:t>REQ-</w:t>
      </w:r>
      <w:r w:rsidR="004961A4">
        <w:rPr>
          <w:b/>
          <w:bCs/>
          <w:lang w:val="en-GB"/>
        </w:rPr>
        <w:t>49</w:t>
      </w:r>
      <w:r w:rsidRPr="00933ABE">
        <w:rPr>
          <w:b/>
          <w:bCs/>
          <w:lang w:val="en-GB"/>
        </w:rPr>
        <w:t>:</w:t>
      </w:r>
      <w:r w:rsidRPr="00933ABE">
        <w:rPr>
          <w:lang w:val="en-GB"/>
        </w:rPr>
        <w:t xml:space="preserve"> </w:t>
      </w:r>
      <w:r w:rsidRPr="0089710E">
        <w:rPr>
          <w:lang w:val="en-GB"/>
        </w:rPr>
        <w:t>Display all active and completed subscription orders</w:t>
      </w:r>
      <w:r>
        <w:rPr>
          <w:lang w:val="en-GB"/>
        </w:rPr>
        <w:t>.</w:t>
      </w:r>
    </w:p>
    <w:p w14:paraId="277172E4" w14:textId="1637B0CE" w:rsidR="00965895" w:rsidRDefault="00965895" w:rsidP="00ED02C5">
      <w:pPr>
        <w:ind w:left="720" w:firstLine="288"/>
        <w:rPr>
          <w:lang w:val="en-GB"/>
        </w:rPr>
      </w:pPr>
      <w:r w:rsidRPr="007C11E0">
        <w:rPr>
          <w:b/>
          <w:bCs/>
          <w:lang w:val="en-GB"/>
        </w:rPr>
        <w:t>REQ-</w:t>
      </w:r>
      <w:r w:rsidR="008D278D">
        <w:rPr>
          <w:b/>
          <w:bCs/>
          <w:lang w:val="en-GB"/>
        </w:rPr>
        <w:t>5</w:t>
      </w:r>
      <w:r w:rsidR="004961A4">
        <w:rPr>
          <w:b/>
          <w:bCs/>
          <w:lang w:val="en-GB"/>
        </w:rPr>
        <w:t>0</w:t>
      </w:r>
      <w:r w:rsidRPr="007C11E0">
        <w:rPr>
          <w:b/>
          <w:bCs/>
          <w:lang w:val="en-GB"/>
        </w:rPr>
        <w:t>:</w:t>
      </w:r>
      <w:r w:rsidRPr="007C11E0">
        <w:rPr>
          <w:lang w:val="en-GB"/>
        </w:rPr>
        <w:t xml:space="preserve"> </w:t>
      </w:r>
      <w:r w:rsidRPr="0089710E">
        <w:rPr>
          <w:lang w:val="en-GB"/>
        </w:rPr>
        <w:t>Provide detailed information for each subscription order</w:t>
      </w:r>
      <w:r w:rsidRPr="0042147D">
        <w:rPr>
          <w:lang w:val="en-GB"/>
        </w:rPr>
        <w:t>.</w:t>
      </w:r>
    </w:p>
    <w:p w14:paraId="465149CD" w14:textId="510E1F8D" w:rsidR="00965895" w:rsidRPr="0042147D" w:rsidRDefault="00965895" w:rsidP="00ED02C5">
      <w:pPr>
        <w:ind w:left="720" w:firstLine="288"/>
        <w:rPr>
          <w:lang w:val="en-GB"/>
        </w:rPr>
      </w:pPr>
      <w:r w:rsidRPr="007C11E0">
        <w:rPr>
          <w:b/>
          <w:bCs/>
          <w:lang w:val="en-GB"/>
        </w:rPr>
        <w:t>REQ-</w:t>
      </w:r>
      <w:r w:rsidR="008D278D">
        <w:rPr>
          <w:b/>
          <w:bCs/>
          <w:lang w:val="en-GB"/>
        </w:rPr>
        <w:t>5</w:t>
      </w:r>
      <w:r w:rsidR="004961A4">
        <w:rPr>
          <w:b/>
          <w:bCs/>
          <w:lang w:val="en-GB"/>
        </w:rPr>
        <w:t>1</w:t>
      </w:r>
      <w:r w:rsidRPr="007C11E0">
        <w:rPr>
          <w:b/>
          <w:bCs/>
          <w:lang w:val="en-GB"/>
        </w:rPr>
        <w:t>:</w:t>
      </w:r>
      <w:r w:rsidRPr="007C11E0">
        <w:rPr>
          <w:lang w:val="en-GB"/>
        </w:rPr>
        <w:t xml:space="preserve"> </w:t>
      </w:r>
      <w:r w:rsidRPr="0089710E">
        <w:rPr>
          <w:lang w:val="en-GB"/>
        </w:rPr>
        <w:t>Allow filtering and sorting of subscription orders by date, status, or consumer</w:t>
      </w:r>
      <w:r w:rsidRPr="0042147D">
        <w:rPr>
          <w:lang w:val="en-GB"/>
        </w:rPr>
        <w:t>.</w:t>
      </w:r>
    </w:p>
    <w:p w14:paraId="3789276C" w14:textId="35B9656E" w:rsidR="00965895" w:rsidRPr="0042147D" w:rsidRDefault="00965895" w:rsidP="00ED02C5">
      <w:pPr>
        <w:ind w:left="720" w:firstLine="288"/>
        <w:rPr>
          <w:lang w:val="en-GB"/>
        </w:rPr>
      </w:pPr>
      <w:r w:rsidRPr="007C11E0">
        <w:rPr>
          <w:b/>
          <w:bCs/>
          <w:lang w:val="en-GB"/>
        </w:rPr>
        <w:t>REQ-</w:t>
      </w:r>
      <w:r w:rsidR="008D278D">
        <w:rPr>
          <w:b/>
          <w:bCs/>
          <w:lang w:val="en-GB"/>
        </w:rPr>
        <w:t>5</w:t>
      </w:r>
      <w:r w:rsidR="004961A4">
        <w:rPr>
          <w:b/>
          <w:bCs/>
          <w:lang w:val="en-GB"/>
        </w:rPr>
        <w:t>2</w:t>
      </w:r>
      <w:r w:rsidRPr="007C11E0">
        <w:rPr>
          <w:b/>
          <w:bCs/>
          <w:lang w:val="en-GB"/>
        </w:rPr>
        <w:t>:</w:t>
      </w:r>
      <w:r w:rsidRPr="007C11E0">
        <w:rPr>
          <w:lang w:val="en-GB"/>
        </w:rPr>
        <w:t xml:space="preserve"> </w:t>
      </w:r>
      <w:r w:rsidRPr="0089710E">
        <w:rPr>
          <w:lang w:val="en-GB"/>
        </w:rPr>
        <w:t>Provide detailed information for each subscription order</w:t>
      </w:r>
      <w:r w:rsidRPr="0042147D">
        <w:rPr>
          <w:lang w:val="en-GB"/>
        </w:rPr>
        <w:t>.</w:t>
      </w:r>
    </w:p>
    <w:p w14:paraId="23BA2DEE" w14:textId="389E37A1" w:rsidR="00965895" w:rsidRPr="0042147D" w:rsidRDefault="00965895" w:rsidP="00ED02C5">
      <w:pPr>
        <w:ind w:left="720" w:firstLine="288"/>
        <w:rPr>
          <w:lang w:val="en-GB"/>
        </w:rPr>
      </w:pPr>
      <w:r w:rsidRPr="007C11E0">
        <w:rPr>
          <w:b/>
          <w:bCs/>
          <w:lang w:val="en-GB"/>
        </w:rPr>
        <w:t>REQ-</w:t>
      </w:r>
      <w:r w:rsidR="008D278D">
        <w:rPr>
          <w:b/>
          <w:bCs/>
          <w:lang w:val="en-GB"/>
        </w:rPr>
        <w:t>5</w:t>
      </w:r>
      <w:r w:rsidR="004961A4">
        <w:rPr>
          <w:b/>
          <w:bCs/>
          <w:lang w:val="en-GB"/>
        </w:rPr>
        <w:t>3</w:t>
      </w:r>
      <w:r w:rsidRPr="007C11E0">
        <w:rPr>
          <w:b/>
          <w:bCs/>
          <w:lang w:val="en-GB"/>
        </w:rPr>
        <w:t>:</w:t>
      </w:r>
      <w:r w:rsidRPr="007C11E0">
        <w:rPr>
          <w:lang w:val="en-GB"/>
        </w:rPr>
        <w:t xml:space="preserve"> </w:t>
      </w:r>
      <w:r w:rsidRPr="0089710E">
        <w:rPr>
          <w:lang w:val="en-GB"/>
        </w:rPr>
        <w:t>Generate reports based on subscription order data</w:t>
      </w:r>
      <w:r>
        <w:rPr>
          <w:lang w:val="en-GB"/>
        </w:rPr>
        <w:t>.</w:t>
      </w:r>
    </w:p>
    <w:p w14:paraId="3880D92E" w14:textId="77777777" w:rsidR="00965895" w:rsidRPr="00577FCC" w:rsidRDefault="00965895" w:rsidP="00ED02C5">
      <w:pPr>
        <w:ind w:left="720" w:firstLine="288"/>
        <w:rPr>
          <w:u w:val="single"/>
          <w:lang w:val="en-GB"/>
        </w:rPr>
      </w:pPr>
    </w:p>
    <w:p w14:paraId="42188BC2" w14:textId="77777777" w:rsidR="00965895" w:rsidRPr="00933ABE" w:rsidRDefault="00965895" w:rsidP="00760636">
      <w:pPr>
        <w:pStyle w:val="Ttulo1"/>
        <w:numPr>
          <w:ilvl w:val="1"/>
          <w:numId w:val="40"/>
        </w:numPr>
        <w:ind w:left="720" w:firstLine="288"/>
        <w:rPr>
          <w:lang w:val="en-GB"/>
        </w:rPr>
      </w:pPr>
      <w:bookmarkStart w:id="47" w:name="_Toc182172864"/>
      <w:bookmarkStart w:id="48" w:name="_Hlk182156359"/>
      <w:r>
        <w:rPr>
          <w:lang w:val="en-GB"/>
        </w:rPr>
        <w:t xml:space="preserve">Manage AMAP Details </w:t>
      </w:r>
      <w:r w:rsidRPr="00933ABE">
        <w:rPr>
          <w:lang w:val="en-GB"/>
        </w:rPr>
        <w:t>(UC0</w:t>
      </w:r>
      <w:r>
        <w:rPr>
          <w:lang w:val="en-GB"/>
        </w:rPr>
        <w:t>8</w:t>
      </w:r>
      <w:r w:rsidRPr="00933ABE">
        <w:rPr>
          <w:lang w:val="en-GB"/>
        </w:rPr>
        <w:t>)</w:t>
      </w:r>
      <w:bookmarkEnd w:id="47"/>
    </w:p>
    <w:bookmarkEnd w:id="48"/>
    <w:p w14:paraId="42B66758" w14:textId="77777777" w:rsidR="00965895" w:rsidRPr="00180915" w:rsidRDefault="00965895" w:rsidP="00ED02C5">
      <w:pPr>
        <w:ind w:left="720" w:firstLine="288"/>
        <w:rPr>
          <w:lang w:val="en-GB"/>
        </w:rPr>
      </w:pPr>
    </w:p>
    <w:p w14:paraId="6AA77AF3"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3624B044" w14:textId="77777777" w:rsidR="00965895" w:rsidRPr="001A1321" w:rsidRDefault="00965895" w:rsidP="00ED02C5">
      <w:pPr>
        <w:ind w:left="720" w:firstLine="288"/>
        <w:rPr>
          <w:lang w:val="en-GB"/>
        </w:rPr>
      </w:pPr>
      <w:r>
        <w:rPr>
          <w:lang w:val="en-GB"/>
        </w:rPr>
        <w:t xml:space="preserve">AMAP </w:t>
      </w:r>
      <w:r w:rsidRPr="0089710E">
        <w:rPr>
          <w:lang w:val="en-GB"/>
        </w:rPr>
        <w:t xml:space="preserve">Administrators </w:t>
      </w:r>
      <w:r w:rsidRPr="00674CAF">
        <w:rPr>
          <w:lang w:val="en-GB"/>
        </w:rPr>
        <w:t>have the capability to manage and update information related to the AMAP, including location details, contact information, and member data</w:t>
      </w:r>
      <w:r w:rsidRPr="0089710E">
        <w:rPr>
          <w:lang w:val="en-GB"/>
        </w:rPr>
        <w:t>.</w:t>
      </w:r>
    </w:p>
    <w:p w14:paraId="388B0170"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389E8AF8" w14:textId="77777777">
        <w:trPr>
          <w:trHeight w:val="340"/>
        </w:trPr>
        <w:tc>
          <w:tcPr>
            <w:tcW w:w="1118" w:type="dxa"/>
            <w:shd w:val="clear" w:color="auto" w:fill="D6615C" w:themeFill="accent1"/>
            <w:vAlign w:val="center"/>
          </w:tcPr>
          <w:p w14:paraId="47C2EC45" w14:textId="77777777" w:rsidR="00965895" w:rsidRPr="0012379F" w:rsidRDefault="00965895" w:rsidP="00E175F2">
            <w:pPr>
              <w:ind w:left="0"/>
              <w:rPr>
                <w:b/>
                <w:bCs/>
                <w:color w:val="FFFFFF" w:themeColor="background1"/>
                <w:lang w:val="en-GB"/>
              </w:rPr>
            </w:pPr>
            <w:r w:rsidRPr="0012379F">
              <w:rPr>
                <w:b/>
                <w:bCs/>
                <w:color w:val="FFFFFF" w:themeColor="background1"/>
                <w:lang w:val="en-GB"/>
              </w:rPr>
              <w:lastRenderedPageBreak/>
              <w:t>QFD</w:t>
            </w:r>
          </w:p>
        </w:tc>
        <w:tc>
          <w:tcPr>
            <w:tcW w:w="7512" w:type="dxa"/>
            <w:shd w:val="clear" w:color="auto" w:fill="F6DFDE" w:themeFill="accent1" w:themeFillTint="33"/>
            <w:vAlign w:val="center"/>
          </w:tcPr>
          <w:p w14:paraId="1BEEF0F4" w14:textId="77777777" w:rsidR="00965895" w:rsidRDefault="00965895" w:rsidP="00E175F2">
            <w:pPr>
              <w:ind w:left="0"/>
              <w:rPr>
                <w:lang w:val="en-GB"/>
              </w:rPr>
            </w:pPr>
            <w:r>
              <w:rPr>
                <w:lang w:val="en-GB"/>
              </w:rPr>
              <w:t>Normal</w:t>
            </w:r>
          </w:p>
        </w:tc>
      </w:tr>
      <w:tr w:rsidR="00965895" w14:paraId="46A27E08" w14:textId="77777777">
        <w:trPr>
          <w:trHeight w:val="340"/>
        </w:trPr>
        <w:tc>
          <w:tcPr>
            <w:tcW w:w="1118" w:type="dxa"/>
            <w:shd w:val="clear" w:color="auto" w:fill="D6615C" w:themeFill="accent1"/>
            <w:vAlign w:val="center"/>
          </w:tcPr>
          <w:p w14:paraId="35462D20" w14:textId="77777777" w:rsidR="00965895" w:rsidRPr="0012379F" w:rsidRDefault="00965895" w:rsidP="00E175F2">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603E0714" w14:textId="77777777" w:rsidR="00965895" w:rsidRDefault="00965895" w:rsidP="00E175F2">
            <w:pPr>
              <w:ind w:left="0"/>
              <w:rPr>
                <w:lang w:val="en-GB"/>
              </w:rPr>
            </w:pPr>
            <w:r>
              <w:rPr>
                <w:lang w:val="en-GB"/>
              </w:rPr>
              <w:t>High</w:t>
            </w:r>
          </w:p>
        </w:tc>
      </w:tr>
    </w:tbl>
    <w:p w14:paraId="62C9C4BB" w14:textId="77777777" w:rsidR="00965895" w:rsidRPr="0012379F" w:rsidRDefault="00965895" w:rsidP="00ED02C5">
      <w:pPr>
        <w:ind w:left="720" w:firstLine="288"/>
        <w:rPr>
          <w:lang w:val="en-GB"/>
        </w:rPr>
      </w:pPr>
    </w:p>
    <w:p w14:paraId="718D333D" w14:textId="77777777" w:rsidR="00965895" w:rsidRPr="00674CAF" w:rsidRDefault="00965895" w:rsidP="00ED02C5">
      <w:pPr>
        <w:ind w:left="720" w:firstLine="288"/>
        <w:rPr>
          <w:b/>
          <w:bCs/>
          <w:color w:val="D6615C" w:themeColor="accent1"/>
          <w:u w:val="single"/>
          <w:lang w:val="en-GB"/>
        </w:rPr>
      </w:pPr>
      <w:r w:rsidRPr="0012379F">
        <w:rPr>
          <w:b/>
          <w:bCs/>
          <w:color w:val="D6615C" w:themeColor="accent1"/>
          <w:lang w:val="en-GB"/>
        </w:rPr>
        <w:t>Stimulus/Response Sequences</w:t>
      </w:r>
    </w:p>
    <w:p w14:paraId="50F3AE49" w14:textId="77777777" w:rsidR="00965895" w:rsidRPr="00674CAF" w:rsidRDefault="00965895" w:rsidP="00760636">
      <w:pPr>
        <w:pStyle w:val="PargrafodaLista"/>
        <w:numPr>
          <w:ilvl w:val="0"/>
          <w:numId w:val="29"/>
        </w:numPr>
        <w:ind w:left="720" w:firstLine="288"/>
        <w:rPr>
          <w:lang w:val="en-GB"/>
        </w:rPr>
      </w:pPr>
      <w:r w:rsidRPr="00674CAF">
        <w:rPr>
          <w:lang w:val="en-GB"/>
        </w:rPr>
        <w:t>The actor navigates to the AMAP details management section.</w:t>
      </w:r>
    </w:p>
    <w:p w14:paraId="2F71FB91" w14:textId="77777777" w:rsidR="00965895" w:rsidRPr="00674CAF" w:rsidRDefault="00965895" w:rsidP="00760636">
      <w:pPr>
        <w:pStyle w:val="PargrafodaLista"/>
        <w:numPr>
          <w:ilvl w:val="0"/>
          <w:numId w:val="28"/>
        </w:numPr>
        <w:ind w:left="720" w:firstLine="288"/>
        <w:rPr>
          <w:lang w:val="en-GB"/>
        </w:rPr>
      </w:pPr>
      <w:r>
        <w:rPr>
          <w:lang w:val="en-GB"/>
        </w:rPr>
        <w:t>The s</w:t>
      </w:r>
      <w:r w:rsidRPr="0042147D">
        <w:rPr>
          <w:lang w:val="en-GB"/>
        </w:rPr>
        <w:t xml:space="preserve">ystem </w:t>
      </w:r>
      <w:r w:rsidRPr="00674CAF">
        <w:rPr>
          <w:lang w:val="en-GB"/>
        </w:rPr>
        <w:t>displays current AMAP information.</w:t>
      </w:r>
    </w:p>
    <w:p w14:paraId="42CCA35F" w14:textId="77777777" w:rsidR="00965895" w:rsidRPr="00674CAF" w:rsidRDefault="00965895" w:rsidP="00760636">
      <w:pPr>
        <w:pStyle w:val="PargrafodaLista"/>
        <w:numPr>
          <w:ilvl w:val="0"/>
          <w:numId w:val="28"/>
        </w:numPr>
        <w:ind w:left="720" w:firstLine="288"/>
        <w:rPr>
          <w:lang w:val="en-GB"/>
        </w:rPr>
      </w:pPr>
      <w:r w:rsidRPr="001A1321">
        <w:rPr>
          <w:lang w:val="en-GB"/>
        </w:rPr>
        <w:t xml:space="preserve">The </w:t>
      </w:r>
      <w:r>
        <w:rPr>
          <w:lang w:val="en-GB"/>
        </w:rPr>
        <w:t>actor</w:t>
      </w:r>
      <w:r w:rsidRPr="0042147D">
        <w:rPr>
          <w:lang w:val="en-GB"/>
        </w:rPr>
        <w:t xml:space="preserve"> </w:t>
      </w:r>
      <w:r w:rsidRPr="00674CAF">
        <w:rPr>
          <w:lang w:val="en-GB"/>
        </w:rPr>
        <w:t>edits or updates the details as needed</w:t>
      </w:r>
      <w:r>
        <w:rPr>
          <w:lang w:val="en-GB"/>
        </w:rPr>
        <w:t>.</w:t>
      </w:r>
    </w:p>
    <w:p w14:paraId="3FA4481B" w14:textId="77777777" w:rsidR="00965895" w:rsidRPr="00674CAF" w:rsidRDefault="00965895" w:rsidP="00760636">
      <w:pPr>
        <w:pStyle w:val="PargrafodaLista"/>
        <w:numPr>
          <w:ilvl w:val="0"/>
          <w:numId w:val="28"/>
        </w:numPr>
        <w:ind w:left="720" w:firstLine="288"/>
        <w:rPr>
          <w:lang w:val="en-GB"/>
        </w:rPr>
      </w:pPr>
      <w:r w:rsidRPr="00674CAF">
        <w:rPr>
          <w:lang w:val="en-GB"/>
        </w:rPr>
        <w:t>The system saves and confirms the changes</w:t>
      </w:r>
    </w:p>
    <w:p w14:paraId="02FE0A68" w14:textId="77777777" w:rsidR="004961A4" w:rsidRDefault="004961A4" w:rsidP="004961A4">
      <w:pPr>
        <w:ind w:left="0"/>
        <w:rPr>
          <w:lang w:val="en-GB"/>
        </w:rPr>
      </w:pPr>
    </w:p>
    <w:p w14:paraId="6BD5C630" w14:textId="7E399B0C" w:rsidR="00965895" w:rsidRDefault="00965895" w:rsidP="004961A4">
      <w:pPr>
        <w:ind w:firstLine="720"/>
        <w:rPr>
          <w:b/>
          <w:bCs/>
          <w:color w:val="D6615C" w:themeColor="accent1"/>
          <w:lang w:val="en-GB"/>
        </w:rPr>
      </w:pPr>
      <w:r>
        <w:rPr>
          <w:b/>
          <w:bCs/>
          <w:color w:val="D6615C" w:themeColor="accent1"/>
          <w:lang w:val="en-GB"/>
        </w:rPr>
        <w:t>Functional Requirements</w:t>
      </w:r>
    </w:p>
    <w:p w14:paraId="0321202B" w14:textId="3DEEC66A" w:rsidR="00965895" w:rsidRPr="007C11E0" w:rsidRDefault="00965895" w:rsidP="00ED02C5">
      <w:pPr>
        <w:ind w:left="720" w:firstLine="288"/>
        <w:rPr>
          <w:lang w:val="en-GB"/>
        </w:rPr>
      </w:pPr>
      <w:r w:rsidRPr="00933ABE">
        <w:rPr>
          <w:b/>
          <w:bCs/>
          <w:lang w:val="en-GB"/>
        </w:rPr>
        <w:t>REQ-</w:t>
      </w:r>
      <w:r w:rsidR="00A1480B">
        <w:rPr>
          <w:b/>
          <w:bCs/>
          <w:lang w:val="en-GB"/>
        </w:rPr>
        <w:t>5</w:t>
      </w:r>
      <w:r w:rsidR="004961A4">
        <w:rPr>
          <w:b/>
          <w:bCs/>
          <w:lang w:val="en-GB"/>
        </w:rPr>
        <w:t>4</w:t>
      </w:r>
      <w:r w:rsidRPr="00933ABE">
        <w:rPr>
          <w:b/>
          <w:bCs/>
          <w:lang w:val="en-GB"/>
        </w:rPr>
        <w:t>:</w:t>
      </w:r>
      <w:r w:rsidRPr="00933ABE">
        <w:rPr>
          <w:lang w:val="en-GB"/>
        </w:rPr>
        <w:t xml:space="preserve"> </w:t>
      </w:r>
      <w:r w:rsidRPr="00674CAF">
        <w:rPr>
          <w:lang w:val="en-GB"/>
        </w:rPr>
        <w:t>View current AMAP information</w:t>
      </w:r>
      <w:r>
        <w:rPr>
          <w:lang w:val="en-GB"/>
        </w:rPr>
        <w:t>.</w:t>
      </w:r>
    </w:p>
    <w:p w14:paraId="28DBC77F" w14:textId="5CA0D86A" w:rsidR="00965895" w:rsidRDefault="00965895" w:rsidP="00ED02C5">
      <w:pPr>
        <w:ind w:left="720" w:firstLine="288"/>
        <w:rPr>
          <w:lang w:val="en-GB"/>
        </w:rPr>
      </w:pPr>
      <w:r w:rsidRPr="007C11E0">
        <w:rPr>
          <w:b/>
          <w:bCs/>
          <w:lang w:val="en-GB"/>
        </w:rPr>
        <w:t>REQ-</w:t>
      </w:r>
      <w:r w:rsidR="002A79F1">
        <w:rPr>
          <w:b/>
          <w:bCs/>
          <w:lang w:val="en-GB"/>
        </w:rPr>
        <w:t>5</w:t>
      </w:r>
      <w:r w:rsidR="004961A4">
        <w:rPr>
          <w:b/>
          <w:bCs/>
          <w:lang w:val="en-GB"/>
        </w:rPr>
        <w:t>5</w:t>
      </w:r>
      <w:r w:rsidRPr="007C11E0">
        <w:rPr>
          <w:b/>
          <w:bCs/>
          <w:lang w:val="en-GB"/>
        </w:rPr>
        <w:t>:</w:t>
      </w:r>
      <w:r w:rsidRPr="007C11E0">
        <w:rPr>
          <w:lang w:val="en-GB"/>
        </w:rPr>
        <w:t xml:space="preserve"> </w:t>
      </w:r>
      <w:r w:rsidRPr="00674CAF">
        <w:rPr>
          <w:lang w:val="en-GB"/>
        </w:rPr>
        <w:t>Update location details and contact information</w:t>
      </w:r>
      <w:r w:rsidRPr="0042147D">
        <w:rPr>
          <w:lang w:val="en-GB"/>
        </w:rPr>
        <w:t>.</w:t>
      </w:r>
    </w:p>
    <w:p w14:paraId="12811D9F" w14:textId="77777777" w:rsidR="00965895" w:rsidRDefault="00965895" w:rsidP="00ED02C5">
      <w:pPr>
        <w:ind w:left="720" w:firstLine="288"/>
        <w:rPr>
          <w:lang w:val="en-GB"/>
        </w:rPr>
      </w:pPr>
    </w:p>
    <w:p w14:paraId="7E5A1601" w14:textId="0343EBCD" w:rsidR="00965895" w:rsidRPr="00933ABE" w:rsidRDefault="009F0237" w:rsidP="00760636">
      <w:pPr>
        <w:pStyle w:val="Ttulo1"/>
        <w:numPr>
          <w:ilvl w:val="1"/>
          <w:numId w:val="40"/>
        </w:numPr>
        <w:ind w:left="720" w:firstLine="288"/>
        <w:rPr>
          <w:lang w:val="en-GB"/>
        </w:rPr>
      </w:pPr>
      <w:bookmarkStart w:id="49" w:name="_Toc182172865"/>
      <w:r>
        <w:rPr>
          <w:lang w:val="en-GB"/>
        </w:rPr>
        <w:t>Send question</w:t>
      </w:r>
      <w:r w:rsidR="008C5693">
        <w:rPr>
          <w:lang w:val="en-GB"/>
        </w:rPr>
        <w:t>naires</w:t>
      </w:r>
      <w:r w:rsidR="00965895">
        <w:rPr>
          <w:lang w:val="en-GB"/>
        </w:rPr>
        <w:t xml:space="preserve"> </w:t>
      </w:r>
      <w:r w:rsidR="00965895" w:rsidRPr="00933ABE">
        <w:rPr>
          <w:lang w:val="en-GB"/>
        </w:rPr>
        <w:t>(UC</w:t>
      </w:r>
      <w:r w:rsidR="00B93970">
        <w:rPr>
          <w:lang w:val="en-GB"/>
        </w:rPr>
        <w:t>09</w:t>
      </w:r>
      <w:r w:rsidR="00965895" w:rsidRPr="00933ABE">
        <w:rPr>
          <w:lang w:val="en-GB"/>
        </w:rPr>
        <w:t>)</w:t>
      </w:r>
      <w:bookmarkEnd w:id="49"/>
    </w:p>
    <w:p w14:paraId="610B1BDF" w14:textId="77777777" w:rsidR="00965895" w:rsidRPr="00180915" w:rsidRDefault="00965895" w:rsidP="00ED02C5">
      <w:pPr>
        <w:ind w:left="720" w:firstLine="288"/>
        <w:rPr>
          <w:lang w:val="en-GB"/>
        </w:rPr>
      </w:pPr>
    </w:p>
    <w:p w14:paraId="02392F6E"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66DD3446" w14:textId="77777777" w:rsidR="00965895" w:rsidRPr="001A1321" w:rsidRDefault="00965895" w:rsidP="00ED02C5">
      <w:pPr>
        <w:ind w:left="720" w:firstLine="288"/>
        <w:rPr>
          <w:lang w:val="en-GB"/>
        </w:rPr>
      </w:pPr>
      <w:r w:rsidRPr="002F3147">
        <w:rPr>
          <w:lang w:val="en-GB"/>
        </w:rPr>
        <w:t>AMAP Administrators can create and send questionnaires to gather feedback and information from consumers about new products.</w:t>
      </w:r>
    </w:p>
    <w:p w14:paraId="4F2B4CCE"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006497D5" w14:textId="77777777">
        <w:trPr>
          <w:trHeight w:val="340"/>
        </w:trPr>
        <w:tc>
          <w:tcPr>
            <w:tcW w:w="1118" w:type="dxa"/>
            <w:shd w:val="clear" w:color="auto" w:fill="D6615C" w:themeFill="accent1"/>
            <w:vAlign w:val="center"/>
          </w:tcPr>
          <w:p w14:paraId="4B2E507B" w14:textId="77777777" w:rsidR="00965895" w:rsidRPr="0012379F" w:rsidRDefault="00965895" w:rsidP="00E175F2">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4AD249C3" w14:textId="77777777" w:rsidR="00965895" w:rsidRDefault="00965895" w:rsidP="00E175F2">
            <w:pPr>
              <w:ind w:left="0"/>
              <w:rPr>
                <w:lang w:val="en-GB"/>
              </w:rPr>
            </w:pPr>
            <w:r>
              <w:rPr>
                <w:lang w:val="en-GB"/>
              </w:rPr>
              <w:t>Normal</w:t>
            </w:r>
          </w:p>
        </w:tc>
      </w:tr>
      <w:tr w:rsidR="00965895" w14:paraId="21A6D0CB" w14:textId="77777777">
        <w:trPr>
          <w:trHeight w:val="340"/>
        </w:trPr>
        <w:tc>
          <w:tcPr>
            <w:tcW w:w="1118" w:type="dxa"/>
            <w:shd w:val="clear" w:color="auto" w:fill="D6615C" w:themeFill="accent1"/>
            <w:vAlign w:val="center"/>
          </w:tcPr>
          <w:p w14:paraId="2E217FA0" w14:textId="77777777" w:rsidR="00965895" w:rsidRPr="0012379F" w:rsidRDefault="00965895" w:rsidP="00E175F2">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5629EE46" w14:textId="77777777" w:rsidR="00965895" w:rsidRDefault="00965895" w:rsidP="00E175F2">
            <w:pPr>
              <w:ind w:left="0"/>
              <w:rPr>
                <w:lang w:val="en-GB"/>
              </w:rPr>
            </w:pPr>
            <w:r>
              <w:rPr>
                <w:lang w:val="en-GB"/>
              </w:rPr>
              <w:t>Medium</w:t>
            </w:r>
          </w:p>
        </w:tc>
      </w:tr>
    </w:tbl>
    <w:p w14:paraId="17A4BBAA" w14:textId="77777777" w:rsidR="00965895" w:rsidRPr="0012379F" w:rsidRDefault="00965895" w:rsidP="00ED02C5">
      <w:pPr>
        <w:ind w:left="720" w:firstLine="288"/>
        <w:rPr>
          <w:lang w:val="en-GB"/>
        </w:rPr>
      </w:pPr>
    </w:p>
    <w:p w14:paraId="25C019EA" w14:textId="77777777" w:rsidR="00965895" w:rsidRPr="00674CAF" w:rsidRDefault="00965895" w:rsidP="00ED02C5">
      <w:pPr>
        <w:ind w:left="720" w:firstLine="288"/>
        <w:rPr>
          <w:b/>
          <w:bCs/>
          <w:color w:val="D6615C" w:themeColor="accent1"/>
          <w:u w:val="single"/>
          <w:lang w:val="en-GB"/>
        </w:rPr>
      </w:pPr>
      <w:r w:rsidRPr="0012379F">
        <w:rPr>
          <w:b/>
          <w:bCs/>
          <w:color w:val="D6615C" w:themeColor="accent1"/>
          <w:lang w:val="en-GB"/>
        </w:rPr>
        <w:t>Stimulus/Response Sequences</w:t>
      </w:r>
    </w:p>
    <w:p w14:paraId="55AEDF7A" w14:textId="77777777" w:rsidR="00965895" w:rsidRPr="002F3147" w:rsidRDefault="00965895" w:rsidP="00760636">
      <w:pPr>
        <w:pStyle w:val="PargrafodaLista"/>
        <w:numPr>
          <w:ilvl w:val="0"/>
          <w:numId w:val="30"/>
        </w:numPr>
        <w:ind w:left="720" w:firstLine="288"/>
        <w:rPr>
          <w:lang w:val="en-GB"/>
        </w:rPr>
      </w:pPr>
      <w:r w:rsidRPr="002F3147">
        <w:rPr>
          <w:lang w:val="en-GB"/>
        </w:rPr>
        <w:t>The actor navigates to the questionnaire management section.</w:t>
      </w:r>
    </w:p>
    <w:p w14:paraId="30C03160" w14:textId="77777777" w:rsidR="00965895" w:rsidRPr="002F3147" w:rsidRDefault="00965895" w:rsidP="00760636">
      <w:pPr>
        <w:pStyle w:val="PargrafodaLista"/>
        <w:numPr>
          <w:ilvl w:val="0"/>
          <w:numId w:val="30"/>
        </w:numPr>
        <w:ind w:left="720" w:firstLine="288"/>
        <w:rPr>
          <w:lang w:val="en-GB"/>
        </w:rPr>
      </w:pPr>
      <w:r>
        <w:rPr>
          <w:lang w:val="en-GB"/>
        </w:rPr>
        <w:t>The s</w:t>
      </w:r>
      <w:r w:rsidRPr="0042147D">
        <w:rPr>
          <w:lang w:val="en-GB"/>
        </w:rPr>
        <w:t xml:space="preserve">ystem </w:t>
      </w:r>
      <w:r w:rsidRPr="00674CAF">
        <w:rPr>
          <w:lang w:val="en-GB"/>
        </w:rPr>
        <w:t xml:space="preserve">displays </w:t>
      </w:r>
      <w:r w:rsidRPr="002F3147">
        <w:rPr>
          <w:lang w:val="en-GB"/>
        </w:rPr>
        <w:t>options to create, edit, or select an existing questionnaire</w:t>
      </w:r>
      <w:r>
        <w:rPr>
          <w:lang w:val="en-GB"/>
        </w:rPr>
        <w:t>.</w:t>
      </w:r>
    </w:p>
    <w:p w14:paraId="5832F27C" w14:textId="77777777" w:rsidR="00965895" w:rsidRPr="002F3147" w:rsidRDefault="00965895" w:rsidP="00760636">
      <w:pPr>
        <w:pStyle w:val="PargrafodaLista"/>
        <w:numPr>
          <w:ilvl w:val="0"/>
          <w:numId w:val="30"/>
        </w:numPr>
        <w:ind w:left="720" w:firstLine="288"/>
        <w:rPr>
          <w:lang w:val="en-GB"/>
        </w:rPr>
      </w:pPr>
      <w:r w:rsidRPr="001A1321">
        <w:rPr>
          <w:lang w:val="en-GB"/>
        </w:rPr>
        <w:t xml:space="preserve">The </w:t>
      </w:r>
      <w:r>
        <w:rPr>
          <w:lang w:val="en-GB"/>
        </w:rPr>
        <w:t>actor</w:t>
      </w:r>
      <w:r w:rsidRPr="0042147D">
        <w:rPr>
          <w:lang w:val="en-GB"/>
        </w:rPr>
        <w:t xml:space="preserve"> </w:t>
      </w:r>
      <w:r w:rsidRPr="002F3147">
        <w:rPr>
          <w:lang w:val="en-GB"/>
        </w:rPr>
        <w:t>configures the questionnaire and chooses the target recipients.</w:t>
      </w:r>
    </w:p>
    <w:p w14:paraId="358D6B3F" w14:textId="77777777" w:rsidR="00965895" w:rsidRPr="002F3147" w:rsidRDefault="00965895" w:rsidP="00760636">
      <w:pPr>
        <w:pStyle w:val="PargrafodaLista"/>
        <w:numPr>
          <w:ilvl w:val="0"/>
          <w:numId w:val="30"/>
        </w:numPr>
        <w:ind w:left="720" w:firstLine="288"/>
        <w:rPr>
          <w:lang w:val="en-GB"/>
        </w:rPr>
      </w:pPr>
      <w:r w:rsidRPr="00674CAF">
        <w:rPr>
          <w:lang w:val="en-GB"/>
        </w:rPr>
        <w:t xml:space="preserve">The system </w:t>
      </w:r>
      <w:r w:rsidRPr="002F3147">
        <w:rPr>
          <w:lang w:val="en-GB"/>
        </w:rPr>
        <w:t>sends the questionnaire to the selected recipients and provides confirmation</w:t>
      </w:r>
      <w:r>
        <w:rPr>
          <w:lang w:val="en-GB"/>
        </w:rPr>
        <w:t>.</w:t>
      </w:r>
    </w:p>
    <w:p w14:paraId="0D580E75" w14:textId="77777777" w:rsidR="00965895" w:rsidRPr="002F3147" w:rsidRDefault="00965895" w:rsidP="00ED02C5">
      <w:pPr>
        <w:ind w:left="720" w:firstLine="288"/>
        <w:rPr>
          <w:u w:val="single"/>
          <w:lang w:val="en-GB"/>
        </w:rPr>
      </w:pPr>
    </w:p>
    <w:p w14:paraId="062F4552"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5E8311B6" w14:textId="104A90AE" w:rsidR="00965895" w:rsidRPr="007C11E0" w:rsidRDefault="00965895" w:rsidP="00ED02C5">
      <w:pPr>
        <w:ind w:left="720" w:firstLine="288"/>
        <w:rPr>
          <w:lang w:val="en-GB"/>
        </w:rPr>
      </w:pPr>
      <w:r w:rsidRPr="00933ABE">
        <w:rPr>
          <w:b/>
          <w:bCs/>
          <w:lang w:val="en-GB"/>
        </w:rPr>
        <w:t>REQ-</w:t>
      </w:r>
      <w:r w:rsidR="004961A4">
        <w:rPr>
          <w:b/>
          <w:bCs/>
          <w:lang w:val="en-GB"/>
        </w:rPr>
        <w:t>56</w:t>
      </w:r>
      <w:r w:rsidRPr="00933ABE">
        <w:rPr>
          <w:b/>
          <w:bCs/>
          <w:lang w:val="en-GB"/>
        </w:rPr>
        <w:t>:</w:t>
      </w:r>
      <w:r w:rsidRPr="00933ABE">
        <w:rPr>
          <w:lang w:val="en-GB"/>
        </w:rPr>
        <w:t xml:space="preserve"> </w:t>
      </w:r>
      <w:r w:rsidRPr="002F3147">
        <w:rPr>
          <w:lang w:val="en-GB"/>
        </w:rPr>
        <w:t>Create and customize questionnaire</w:t>
      </w:r>
      <w:r>
        <w:rPr>
          <w:lang w:val="en-GB"/>
        </w:rPr>
        <w:t>s to new products.</w:t>
      </w:r>
    </w:p>
    <w:p w14:paraId="654B526D" w14:textId="5033FADD" w:rsidR="00965895" w:rsidRDefault="00965895" w:rsidP="00ED02C5">
      <w:pPr>
        <w:ind w:left="720" w:firstLine="288"/>
        <w:rPr>
          <w:lang w:val="en-GB"/>
        </w:rPr>
      </w:pPr>
      <w:r w:rsidRPr="007C11E0">
        <w:rPr>
          <w:b/>
          <w:bCs/>
          <w:lang w:val="en-GB"/>
        </w:rPr>
        <w:t>REQ-</w:t>
      </w:r>
      <w:r w:rsidR="004961A4">
        <w:rPr>
          <w:b/>
          <w:bCs/>
          <w:lang w:val="en-GB"/>
        </w:rPr>
        <w:t>57</w:t>
      </w:r>
      <w:r w:rsidRPr="007C11E0">
        <w:rPr>
          <w:b/>
          <w:bCs/>
          <w:lang w:val="en-GB"/>
        </w:rPr>
        <w:t>:</w:t>
      </w:r>
      <w:r w:rsidRPr="007C11E0">
        <w:rPr>
          <w:lang w:val="en-GB"/>
        </w:rPr>
        <w:t xml:space="preserve"> </w:t>
      </w:r>
      <w:r w:rsidRPr="002F3147">
        <w:rPr>
          <w:lang w:val="en-GB"/>
        </w:rPr>
        <w:t>Send questionnaires and track their delivery status.</w:t>
      </w:r>
    </w:p>
    <w:p w14:paraId="15A5FB3D" w14:textId="72437613" w:rsidR="00965895" w:rsidRPr="002F3147" w:rsidRDefault="00965895" w:rsidP="00ED02C5">
      <w:pPr>
        <w:ind w:left="720" w:firstLine="288"/>
        <w:rPr>
          <w:lang w:val="en-GB"/>
        </w:rPr>
      </w:pPr>
      <w:r w:rsidRPr="007C11E0">
        <w:rPr>
          <w:b/>
          <w:bCs/>
          <w:lang w:val="en-GB"/>
        </w:rPr>
        <w:t>REQ-</w:t>
      </w:r>
      <w:r w:rsidR="004961A4">
        <w:rPr>
          <w:b/>
          <w:bCs/>
          <w:lang w:val="en-GB"/>
        </w:rPr>
        <w:t>58</w:t>
      </w:r>
      <w:r w:rsidRPr="007C11E0">
        <w:rPr>
          <w:b/>
          <w:bCs/>
          <w:lang w:val="en-GB"/>
        </w:rPr>
        <w:t>:</w:t>
      </w:r>
      <w:r w:rsidRPr="007C11E0">
        <w:rPr>
          <w:lang w:val="en-GB"/>
        </w:rPr>
        <w:t xml:space="preserve"> </w:t>
      </w:r>
      <w:r w:rsidRPr="002F3147">
        <w:rPr>
          <w:lang w:val="en-GB"/>
        </w:rPr>
        <w:t>Provide a summary report of responses received.</w:t>
      </w:r>
    </w:p>
    <w:p w14:paraId="5A21A797" w14:textId="77777777" w:rsidR="00965895" w:rsidRPr="00965895" w:rsidRDefault="00965895" w:rsidP="00905C83">
      <w:pPr>
        <w:spacing w:after="0"/>
        <w:ind w:left="1440"/>
        <w:jc w:val="both"/>
        <w:rPr>
          <w:lang w:val="en-GB"/>
        </w:rPr>
      </w:pPr>
    </w:p>
    <w:p w14:paraId="00A0ED0B" w14:textId="77777777" w:rsidR="00D9726A" w:rsidRDefault="00D9726A">
      <w:pPr>
        <w:ind w:left="0"/>
        <w:rPr>
          <w:lang w:val="en-US"/>
        </w:rPr>
      </w:pPr>
      <w:r>
        <w:rPr>
          <w:lang w:val="en-US"/>
        </w:rPr>
        <w:br w:type="page"/>
      </w:r>
    </w:p>
    <w:p w14:paraId="38B268E2" w14:textId="77777777" w:rsidR="00E16C06" w:rsidRPr="00F12536" w:rsidRDefault="00E16C06" w:rsidP="003E5069">
      <w:pPr>
        <w:rPr>
          <w:lang w:val="en-US"/>
        </w:rPr>
      </w:pPr>
    </w:p>
    <w:p w14:paraId="2F6E6E2F" w14:textId="77777777" w:rsidR="00E16C06" w:rsidRDefault="00E16C06" w:rsidP="00760636">
      <w:pPr>
        <w:pStyle w:val="Ttulo1"/>
        <w:numPr>
          <w:ilvl w:val="0"/>
          <w:numId w:val="40"/>
        </w:numPr>
        <w:ind w:left="720" w:hanging="720"/>
      </w:pPr>
      <w:bookmarkStart w:id="50" w:name="_Toc182172866"/>
      <w:r>
        <w:t xml:space="preserve">Data </w:t>
      </w:r>
      <w:proofErr w:type="spellStart"/>
      <w:r>
        <w:t>requirements</w:t>
      </w:r>
      <w:bookmarkEnd w:id="50"/>
      <w:proofErr w:type="spellEnd"/>
    </w:p>
    <w:p w14:paraId="6C2DA9C9" w14:textId="1CA7FA8A" w:rsidR="009F2FB4" w:rsidRPr="006D4435" w:rsidRDefault="006D4435" w:rsidP="009F2FB4">
      <w:pPr>
        <w:rPr>
          <w:lang w:val="en-US"/>
        </w:rPr>
      </w:pPr>
      <w:r w:rsidRPr="006D4435">
        <w:rPr>
          <w:lang w:val="en-US"/>
        </w:rPr>
        <w:t>The team gathered data f</w:t>
      </w:r>
      <w:r>
        <w:rPr>
          <w:lang w:val="en-US"/>
        </w:rPr>
        <w:t>rom interviews with multiple stakeholders with the results described below:</w:t>
      </w:r>
    </w:p>
    <w:p w14:paraId="145DD516"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Product Data</w:t>
      </w:r>
      <w:r w:rsidRPr="00BC5F71">
        <w:rPr>
          <w:rFonts w:ascii="Trebuchet MS" w:eastAsia="Trebuchet MS" w:hAnsi="Trebuchet MS" w:cs="Trebuchet MS"/>
          <w:lang w:val="en-GB"/>
        </w:rPr>
        <w:t xml:space="preserve">: This is essential for the </w:t>
      </w:r>
      <w:proofErr w:type="spellStart"/>
      <w:r w:rsidRPr="00BC5F71">
        <w:rPr>
          <w:rFonts w:ascii="Trebuchet MS" w:eastAsia="Trebuchet MS" w:hAnsi="Trebuchet MS" w:cs="Trebuchet MS"/>
          <w:lang w:val="en-GB"/>
        </w:rPr>
        <w:t>catalog</w:t>
      </w:r>
      <w:proofErr w:type="spellEnd"/>
      <w:r w:rsidRPr="00BC5F71">
        <w:rPr>
          <w:rFonts w:ascii="Trebuchet MS" w:eastAsia="Trebuchet MS" w:hAnsi="Trebuchet MS" w:cs="Trebuchet MS"/>
          <w:lang w:val="en-GB"/>
        </w:rPr>
        <w:t xml:space="preserve"> and includes fields such as product name, description, price, available quantity, and the availability date. Producers are responsible for creating and managing product data, while AMAP administrators authorize and activate products. Consumers interact with this data through the </w:t>
      </w:r>
      <w:proofErr w:type="spellStart"/>
      <w:r w:rsidRPr="00BC5F71">
        <w:rPr>
          <w:rFonts w:ascii="Trebuchet MS" w:eastAsia="Trebuchet MS" w:hAnsi="Trebuchet MS" w:cs="Trebuchet MS"/>
          <w:lang w:val="en-GB"/>
        </w:rPr>
        <w:t>catalog</w:t>
      </w:r>
      <w:proofErr w:type="spellEnd"/>
      <w:r w:rsidRPr="00BC5F71">
        <w:rPr>
          <w:rFonts w:ascii="Trebuchet MS" w:eastAsia="Trebuchet MS" w:hAnsi="Trebuchet MS" w:cs="Trebuchet MS"/>
          <w:lang w:val="en-GB"/>
        </w:rPr>
        <w:t xml:space="preserve"> to make purchase decisions. Product records will likely be structured, potentially with images to enhance user experience.</w:t>
      </w:r>
    </w:p>
    <w:p w14:paraId="6EC479CB"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User Data</w:t>
      </w:r>
      <w:r w:rsidRPr="00BC5F71">
        <w:rPr>
          <w:rFonts w:ascii="Trebuchet MS" w:eastAsia="Trebuchet MS" w:hAnsi="Trebuchet MS" w:cs="Trebuchet MS"/>
          <w:lang w:val="en-GB"/>
        </w:rPr>
        <w:t>: This encompasses information about registered users and their roles, including Producers, Co-Producers, AMAP Administrators. The AMAP administrators manage these roles and permissions, while the system uses this data for authentication and access control. User data records include fields like username, securely stored password, email, and role.</w:t>
      </w:r>
    </w:p>
    <w:p w14:paraId="0281418F" w14:textId="67D9DEBB"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Order Data</w:t>
      </w:r>
      <w:r w:rsidRPr="00BC5F71">
        <w:rPr>
          <w:rFonts w:ascii="Trebuchet MS" w:eastAsia="Trebuchet MS" w:hAnsi="Trebuchet MS" w:cs="Trebuchet MS"/>
          <w:lang w:val="en-GB"/>
        </w:rPr>
        <w:t xml:space="preserve">: The system handles data related to product orders, including order ID, co-producer ID, product ID, quantity, order date, and delivery schedule. Co-Producers place orders, Producers </w:t>
      </w:r>
      <w:r w:rsidR="009B5B03" w:rsidRPr="00CF2050">
        <w:rPr>
          <w:rFonts w:ascii="Trebuchet MS" w:eastAsia="Trebuchet MS" w:hAnsi="Trebuchet MS" w:cs="Trebuchet MS"/>
          <w:lang w:val="en-GB"/>
        </w:rPr>
        <w:t>fulfil</w:t>
      </w:r>
      <w:r w:rsidRPr="00BC5F71">
        <w:rPr>
          <w:rFonts w:ascii="Trebuchet MS" w:eastAsia="Trebuchet MS" w:hAnsi="Trebuchet MS" w:cs="Trebuchet MS"/>
          <w:lang w:val="en-GB"/>
        </w:rPr>
        <w:t xml:space="preserve"> them, and the system processes and tracks these transactions. Order data is structured and references user and product records to maintain relationships within the data model.</w:t>
      </w:r>
    </w:p>
    <w:p w14:paraId="33BCB223"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Inventory Data</w:t>
      </w:r>
      <w:r w:rsidRPr="00BC5F71">
        <w:rPr>
          <w:rFonts w:ascii="Trebuchet MS" w:eastAsia="Trebuchet MS" w:hAnsi="Trebuchet MS" w:cs="Trebuchet MS"/>
          <w:lang w:val="en-GB"/>
        </w:rPr>
        <w:t>: This data tracks each product's available stock, which Producers update regularly. The system monitors stock levels and sends notifications when quantities are low, allowing AMAP administrators to authorize backup products when necessary. Inventory records link directly to product data to maintain up-to-date availability for consumers.</w:t>
      </w:r>
    </w:p>
    <w:p w14:paraId="690AC27B"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Notification Data</w:t>
      </w:r>
      <w:r w:rsidRPr="00BC5F71">
        <w:rPr>
          <w:rFonts w:ascii="Trebuchet MS" w:eastAsia="Trebuchet MS" w:hAnsi="Trebuchet MS" w:cs="Trebuchet MS"/>
          <w:lang w:val="en-GB"/>
        </w:rPr>
        <w:t>: Notifications are generated by the system to alert stakeholders, such as notifying producers when stock is low or notifying administrators of new membership applications.</w:t>
      </w:r>
    </w:p>
    <w:p w14:paraId="5CD3CA63" w14:textId="6A4D5FC0"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Membership Data</w:t>
      </w:r>
      <w:r w:rsidRPr="00BC5F71">
        <w:rPr>
          <w:rFonts w:ascii="Trebuchet MS" w:eastAsia="Trebuchet MS" w:hAnsi="Trebuchet MS" w:cs="Trebuchet MS"/>
          <w:lang w:val="en-GB"/>
        </w:rPr>
        <w:t>: This includes records related to AMAP membership applications and affiliations. Co-Producers submit membership applications, and AMAP administrators review them, approving or rejecting based on eligibility. Membership records reference user data and include the application’s approval status.</w:t>
      </w:r>
    </w:p>
    <w:p w14:paraId="355F39AB" w14:textId="77777777" w:rsidR="007B1612" w:rsidRDefault="007B1612">
      <w:pPr>
        <w:ind w:left="0"/>
        <w:rPr>
          <w:rFonts w:ascii="Trebuchet MS" w:eastAsia="Trebuchet MS" w:hAnsi="Trebuchet MS" w:cs="Trebuchet MS"/>
          <w:lang w:val="en-GB"/>
        </w:rPr>
      </w:pPr>
      <w:r>
        <w:rPr>
          <w:rFonts w:ascii="Trebuchet MS" w:eastAsia="Trebuchet MS" w:hAnsi="Trebuchet MS" w:cs="Trebuchet MS"/>
          <w:lang w:val="en-GB"/>
        </w:rPr>
        <w:br w:type="page"/>
      </w:r>
    </w:p>
    <w:p w14:paraId="24AA3030" w14:textId="32EC2F52" w:rsidR="00EC6F76" w:rsidRPr="00461EAA" w:rsidRDefault="00EC6F76" w:rsidP="00760636">
      <w:pPr>
        <w:pStyle w:val="estilousecases"/>
        <w:numPr>
          <w:ilvl w:val="1"/>
          <w:numId w:val="41"/>
        </w:numPr>
        <w:ind w:left="567"/>
        <w:rPr>
          <w:lang w:val="en-GB"/>
        </w:rPr>
      </w:pPr>
      <w:bookmarkStart w:id="51" w:name="_Toc182172867"/>
      <w:r w:rsidRPr="00EC6F76">
        <w:rPr>
          <w:lang w:val="en-US"/>
        </w:rPr>
        <w:lastRenderedPageBreak/>
        <w:t>Logical Data M</w:t>
      </w:r>
      <w:r>
        <w:rPr>
          <w:lang w:val="en-US"/>
        </w:rPr>
        <w:t>odel</w:t>
      </w:r>
      <w:bookmarkEnd w:id="51"/>
    </w:p>
    <w:p w14:paraId="1DA47F75" w14:textId="77777777" w:rsidR="00123D4D" w:rsidRPr="00BC5F71" w:rsidRDefault="00123D4D" w:rsidP="00EC6F76">
      <w:pPr>
        <w:spacing w:after="0"/>
        <w:ind w:left="0"/>
        <w:jc w:val="both"/>
        <w:rPr>
          <w:lang w:val="en-GB" w:eastAsia="pt-PT"/>
        </w:rPr>
      </w:pPr>
      <w:r w:rsidRPr="00BC5F71">
        <w:rPr>
          <w:lang w:val="en-GB" w:eastAsia="pt-PT"/>
        </w:rPr>
        <w:t xml:space="preserve">This section provides a data model representing the system's core business operations, including product registration, order management, and delivery scheduling. The model includes four primary components: the </w:t>
      </w:r>
      <w:r w:rsidRPr="00BC5F71">
        <w:rPr>
          <w:b/>
          <w:lang w:val="en-GB" w:eastAsia="pt-PT"/>
        </w:rPr>
        <w:t>Backend</w:t>
      </w:r>
      <w:r w:rsidRPr="00BC5F71">
        <w:rPr>
          <w:lang w:val="en-GB" w:eastAsia="pt-PT"/>
        </w:rPr>
        <w:t xml:space="preserve">, </w:t>
      </w:r>
      <w:r w:rsidRPr="00BC5F71">
        <w:rPr>
          <w:b/>
          <w:lang w:val="en-GB" w:eastAsia="pt-PT"/>
        </w:rPr>
        <w:t>Web Application</w:t>
      </w:r>
      <w:r w:rsidRPr="00BC5F71">
        <w:rPr>
          <w:lang w:val="en-GB" w:eastAsia="pt-PT"/>
        </w:rPr>
        <w:t xml:space="preserve">, </w:t>
      </w:r>
      <w:r w:rsidRPr="00BC5F71">
        <w:rPr>
          <w:b/>
          <w:lang w:val="en-GB" w:eastAsia="pt-PT"/>
        </w:rPr>
        <w:t>Database</w:t>
      </w:r>
      <w:r w:rsidRPr="00BC5F71">
        <w:rPr>
          <w:lang w:val="en-GB" w:eastAsia="pt-PT"/>
        </w:rPr>
        <w:t xml:space="preserve">, and </w:t>
      </w:r>
      <w:r w:rsidRPr="00BC5F71">
        <w:rPr>
          <w:b/>
          <w:lang w:val="en-GB" w:eastAsia="pt-PT"/>
        </w:rPr>
        <w:t>Authentication System</w:t>
      </w:r>
      <w:r w:rsidRPr="00BC5F71">
        <w:rPr>
          <w:lang w:val="en-GB" w:eastAsia="pt-PT"/>
        </w:rPr>
        <w:t>.</w:t>
      </w:r>
    </w:p>
    <w:p w14:paraId="372C9D08" w14:textId="10963532" w:rsidR="00123D4D" w:rsidRPr="00BC5F71" w:rsidRDefault="00123D4D" w:rsidP="00EC6F76">
      <w:pPr>
        <w:spacing w:after="0"/>
        <w:ind w:left="0"/>
        <w:jc w:val="both"/>
        <w:rPr>
          <w:lang w:val="en-GB" w:eastAsia="pt-PT"/>
        </w:rPr>
      </w:pPr>
      <w:r w:rsidRPr="00BC5F71">
        <w:rPr>
          <w:lang w:val="en-GB" w:eastAsia="pt-PT"/>
        </w:rPr>
        <w:t xml:space="preserve">The </w:t>
      </w:r>
      <w:r w:rsidRPr="00BC5F71">
        <w:rPr>
          <w:b/>
          <w:lang w:val="en-GB" w:eastAsia="pt-PT"/>
        </w:rPr>
        <w:t>Backend</w:t>
      </w:r>
      <w:r w:rsidRPr="00BC5F71">
        <w:rPr>
          <w:lang w:val="en-GB" w:eastAsia="pt-PT"/>
        </w:rPr>
        <w:t xml:space="preserve"> is responsible for handling the business logic and provides a set of RESTful APIs that serve as the primary interface for the system's other components. The </w:t>
      </w:r>
      <w:r w:rsidRPr="00BC5F71">
        <w:rPr>
          <w:b/>
          <w:lang w:val="en-GB" w:eastAsia="pt-PT"/>
        </w:rPr>
        <w:t>Web Application</w:t>
      </w:r>
      <w:r w:rsidRPr="00BC5F71">
        <w:rPr>
          <w:lang w:val="en-GB" w:eastAsia="pt-PT"/>
        </w:rPr>
        <w:t xml:space="preserve"> component enables users to browse the </w:t>
      </w:r>
      <w:proofErr w:type="spellStart"/>
      <w:r w:rsidRPr="00BC5F71">
        <w:rPr>
          <w:lang w:val="en-GB" w:eastAsia="pt-PT"/>
        </w:rPr>
        <w:t>catalog</w:t>
      </w:r>
      <w:proofErr w:type="spellEnd"/>
      <w:r w:rsidRPr="00BC5F71">
        <w:rPr>
          <w:lang w:val="en-GB" w:eastAsia="pt-PT"/>
        </w:rPr>
        <w:t xml:space="preserve">, view product details, and make purchases, while producers can manage their offerings and stock availability. The </w:t>
      </w:r>
      <w:r w:rsidRPr="00BC5F71">
        <w:rPr>
          <w:b/>
          <w:lang w:val="en-GB" w:eastAsia="pt-PT"/>
        </w:rPr>
        <w:t>Database</w:t>
      </w:r>
      <w:r w:rsidRPr="00BC5F71">
        <w:rPr>
          <w:lang w:val="en-GB" w:eastAsia="pt-PT"/>
        </w:rPr>
        <w:t xml:space="preserve"> securely stores all essential data, including product information, user profiles, and transaction records, ensuring data integrity and accessibility. The </w:t>
      </w:r>
      <w:r w:rsidRPr="00BC5F71">
        <w:rPr>
          <w:b/>
          <w:lang w:val="en-GB" w:eastAsia="pt-PT"/>
        </w:rPr>
        <w:t>Authentication System</w:t>
      </w:r>
      <w:r w:rsidRPr="00BC5F71">
        <w:rPr>
          <w:lang w:val="en-GB" w:eastAsia="pt-PT"/>
        </w:rPr>
        <w:t xml:space="preserve"> manages user authentication and authorization, protecting sensitive information and regulating access levels across the application.</w:t>
      </w:r>
      <w:r w:rsidR="003963F5" w:rsidRPr="00BC5F71">
        <w:rPr>
          <w:lang w:val="en-GB" w:eastAsia="pt-PT"/>
        </w:rPr>
        <w:t xml:space="preserve"> </w:t>
      </w:r>
      <w:r w:rsidRPr="00BC5F71">
        <w:rPr>
          <w:lang w:val="en-GB" w:eastAsia="pt-PT"/>
        </w:rPr>
        <w:t>Together, these components interact through well-defined API calls, ensuring real-time data synchronization and a seamless user experience.</w:t>
      </w:r>
    </w:p>
    <w:p w14:paraId="04BF0C71" w14:textId="77777777" w:rsidR="00294162" w:rsidRPr="00BC5F71" w:rsidRDefault="00294162" w:rsidP="00123D4D">
      <w:pPr>
        <w:spacing w:after="0"/>
        <w:jc w:val="both"/>
        <w:rPr>
          <w:lang w:val="en-GB" w:eastAsia="pt-PT"/>
        </w:rPr>
      </w:pPr>
    </w:p>
    <w:p w14:paraId="3023B4F0" w14:textId="77777777" w:rsidR="00981CFD" w:rsidRDefault="00D67C82" w:rsidP="00981CFD">
      <w:pPr>
        <w:keepNext/>
        <w:spacing w:after="0"/>
        <w:jc w:val="both"/>
      </w:pPr>
      <w:r>
        <w:rPr>
          <w:noProof/>
        </w:rPr>
        <w:drawing>
          <wp:inline distT="0" distB="0" distL="0" distR="0" wp14:anchorId="4EA1DC7F" wp14:editId="0861FF35">
            <wp:extent cx="5943600" cy="2036445"/>
            <wp:effectExtent l="0" t="0" r="0" b="1905"/>
            <wp:docPr id="1274117490" name="Imagem 1" descr="Uma imagem com captura de ecrã, diagrama, file,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7490" name="Imagem 1" descr="Uma imagem com captura de ecrã, diagrama, file, Retângulo&#10;&#10;Descrição gerada automaticamente"/>
                    <pic:cNvPicPr/>
                  </pic:nvPicPr>
                  <pic:blipFill>
                    <a:blip r:embed="rId17"/>
                    <a:stretch>
                      <a:fillRect/>
                    </a:stretch>
                  </pic:blipFill>
                  <pic:spPr>
                    <a:xfrm>
                      <a:off x="0" y="0"/>
                      <a:ext cx="5943600" cy="2036445"/>
                    </a:xfrm>
                    <a:prstGeom prst="rect">
                      <a:avLst/>
                    </a:prstGeom>
                  </pic:spPr>
                </pic:pic>
              </a:graphicData>
            </a:graphic>
          </wp:inline>
        </w:drawing>
      </w:r>
    </w:p>
    <w:p w14:paraId="165CE0BE" w14:textId="0374E6BE" w:rsidR="00294162" w:rsidRPr="00123D4D" w:rsidRDefault="00981CFD" w:rsidP="00981CFD">
      <w:pPr>
        <w:pStyle w:val="Legenda"/>
        <w:jc w:val="center"/>
        <w:rPr>
          <w:lang w:eastAsia="pt-PT"/>
        </w:rPr>
      </w:pPr>
      <w:r>
        <w:t xml:space="preserve">Figura </w:t>
      </w:r>
      <w:r>
        <w:fldChar w:fldCharType="begin"/>
      </w:r>
      <w:r>
        <w:instrText xml:space="preserve"> SEQ Figura \* ARABIC </w:instrText>
      </w:r>
      <w:r>
        <w:fldChar w:fldCharType="separate"/>
      </w:r>
      <w:r w:rsidR="00F32E00">
        <w:rPr>
          <w:noProof/>
        </w:rPr>
        <w:t>1</w:t>
      </w:r>
      <w:r>
        <w:fldChar w:fldCharType="end"/>
      </w:r>
      <w:r>
        <w:t xml:space="preserve"> - Logical Data </w:t>
      </w:r>
      <w:proofErr w:type="spellStart"/>
      <w:r>
        <w:t>Diagram</w:t>
      </w:r>
      <w:proofErr w:type="spellEnd"/>
    </w:p>
    <w:p w14:paraId="33594606" w14:textId="2C7239E7" w:rsidR="00E16C06" w:rsidRPr="00874B72" w:rsidRDefault="00E16C06" w:rsidP="00760636">
      <w:pPr>
        <w:pStyle w:val="estilousecases"/>
        <w:numPr>
          <w:ilvl w:val="1"/>
          <w:numId w:val="41"/>
        </w:numPr>
        <w:ind w:left="851"/>
        <w:rPr>
          <w:lang w:val="en-GB"/>
        </w:rPr>
      </w:pPr>
      <w:bookmarkStart w:id="52" w:name="_Toc182172868"/>
      <w:bookmarkStart w:id="53" w:name="_Hlk182156468"/>
      <w:r>
        <w:t xml:space="preserve">Data </w:t>
      </w:r>
      <w:proofErr w:type="spellStart"/>
      <w:r>
        <w:t>dictionary</w:t>
      </w:r>
      <w:bookmarkEnd w:id="52"/>
      <w:proofErr w:type="spellEnd"/>
    </w:p>
    <w:bookmarkEnd w:id="53"/>
    <w:p w14:paraId="3AC3DC91" w14:textId="170728DF" w:rsidR="00461EAA" w:rsidRDefault="00461EAA" w:rsidP="00EC6F76">
      <w:pPr>
        <w:ind w:left="131"/>
        <w:jc w:val="both"/>
        <w:rPr>
          <w:lang w:val="en-US"/>
        </w:rPr>
      </w:pPr>
      <w:r w:rsidRPr="00035F69">
        <w:rPr>
          <w:lang w:val="en-US"/>
        </w:rPr>
        <w:t>This section outlines the key data structures that the system will manage, essential for supporting the business operations of the AMAP platform. These structures were designed based on the functional requirements derived from interviews with stakeholders. They encompass the data elements related to products, producers, co</w:t>
      </w:r>
      <w:r w:rsidR="00334203" w:rsidRPr="00035F69">
        <w:rPr>
          <w:lang w:val="en-US"/>
        </w:rPr>
        <w:t>-producers</w:t>
      </w:r>
      <w:r w:rsidRPr="00035F69">
        <w:rPr>
          <w:lang w:val="en-US"/>
        </w:rPr>
        <w:t xml:space="preserve">, orders, and </w:t>
      </w:r>
      <w:r w:rsidR="00D16C8B" w:rsidRPr="00035F69">
        <w:rPr>
          <w:lang w:val="en-US"/>
        </w:rPr>
        <w:t xml:space="preserve">AMAP </w:t>
      </w:r>
      <w:r w:rsidR="008B506A" w:rsidRPr="00035F69">
        <w:rPr>
          <w:lang w:val="en-US"/>
        </w:rPr>
        <w:t>admins</w:t>
      </w:r>
      <w:r w:rsidRPr="00035F69">
        <w:rPr>
          <w:lang w:val="en-US"/>
        </w:rPr>
        <w:t>. The following tables detail the composition of these data structures, providing a clear overview of the data types and relationships that will be processed and stored within the system to ensure efficient operations and interactions among all users.</w:t>
      </w:r>
    </w:p>
    <w:p w14:paraId="08B7ABA9" w14:textId="77777777" w:rsidR="00EC6F76" w:rsidRDefault="00EC6F76">
      <w:pPr>
        <w:ind w:left="0"/>
        <w:rPr>
          <w:lang w:val="en-US"/>
        </w:rPr>
      </w:pPr>
      <w:r>
        <w:rPr>
          <w:lang w:val="en-US"/>
        </w:rPr>
        <w:br w:type="page"/>
      </w:r>
    </w:p>
    <w:p w14:paraId="6CAE6EDB" w14:textId="2D510B53" w:rsidR="003E5069" w:rsidRPr="00934E99" w:rsidRDefault="004F1230" w:rsidP="00760636">
      <w:pPr>
        <w:pStyle w:val="Ttulo3"/>
        <w:numPr>
          <w:ilvl w:val="2"/>
          <w:numId w:val="35"/>
        </w:numPr>
        <w:rPr>
          <w:lang w:val="en-US"/>
        </w:rPr>
      </w:pPr>
      <w:bookmarkStart w:id="54" w:name="_Toc182172869"/>
      <w:r>
        <w:rPr>
          <w:lang w:val="en-US"/>
        </w:rPr>
        <w:lastRenderedPageBreak/>
        <w:t>Product</w:t>
      </w:r>
      <w:bookmarkEnd w:id="54"/>
      <w:r>
        <w:rPr>
          <w:lang w:val="en-US"/>
        </w:rPr>
        <w:t xml:space="preserve"> </w:t>
      </w:r>
    </w:p>
    <w:p w14:paraId="42E32160" w14:textId="77777777" w:rsidR="005B1349" w:rsidRDefault="005B1349" w:rsidP="005B1349">
      <w:pPr>
        <w:rPr>
          <w:lang w:val="en-US"/>
        </w:rPr>
      </w:pPr>
    </w:p>
    <w:tbl>
      <w:tblPr>
        <w:tblStyle w:val="TabeladeGrelha4-Destaque4"/>
        <w:tblW w:w="0" w:type="auto"/>
        <w:tblLook w:val="04A0" w:firstRow="1" w:lastRow="0" w:firstColumn="1" w:lastColumn="0" w:noHBand="0" w:noVBand="1"/>
      </w:tblPr>
      <w:tblGrid>
        <w:gridCol w:w="3116"/>
        <w:gridCol w:w="3117"/>
        <w:gridCol w:w="3117"/>
      </w:tblGrid>
      <w:tr w:rsidR="00FD3911" w14:paraId="0B8361B6" w14:textId="77777777" w:rsidTr="00FD3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611D05" w14:textId="4053F436" w:rsidR="00FD3911" w:rsidRDefault="00FD3911" w:rsidP="00FD3911">
            <w:pPr>
              <w:ind w:left="0"/>
              <w:jc w:val="center"/>
              <w:rPr>
                <w:lang w:val="en-US"/>
              </w:rPr>
            </w:pPr>
            <w:r>
              <w:rPr>
                <w:lang w:val="en-US"/>
              </w:rPr>
              <w:t>Field Name</w:t>
            </w:r>
          </w:p>
        </w:tc>
        <w:tc>
          <w:tcPr>
            <w:tcW w:w="3117" w:type="dxa"/>
          </w:tcPr>
          <w:p w14:paraId="06A33D42" w14:textId="66C2D135" w:rsidR="00FD3911" w:rsidRDefault="006516AB" w:rsidP="006516AB">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117" w:type="dxa"/>
          </w:tcPr>
          <w:p w14:paraId="3F71CAF1" w14:textId="5B7F19A2" w:rsidR="00FD3911" w:rsidRDefault="006516AB" w:rsidP="006516AB">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FD3911" w14:paraId="7DC4E74B" w14:textId="77777777" w:rsidTr="00FD3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4834A5" w14:textId="71D8A878" w:rsidR="00FD3911" w:rsidRDefault="00EF7BEF" w:rsidP="005B1349">
            <w:pPr>
              <w:ind w:left="0"/>
              <w:rPr>
                <w:lang w:val="en-US"/>
              </w:rPr>
            </w:pPr>
            <w:r>
              <w:rPr>
                <w:lang w:val="en-US"/>
              </w:rPr>
              <w:t>Name</w:t>
            </w:r>
          </w:p>
        </w:tc>
        <w:tc>
          <w:tcPr>
            <w:tcW w:w="3117" w:type="dxa"/>
          </w:tcPr>
          <w:p w14:paraId="4F187A41" w14:textId="47122216" w:rsidR="00FD3911" w:rsidRDefault="00FC3000"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117" w:type="dxa"/>
          </w:tcPr>
          <w:p w14:paraId="7916E10F" w14:textId="076788A0" w:rsidR="00FD3911" w:rsidRDefault="002E2CC3"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Banana</w:t>
            </w:r>
          </w:p>
        </w:tc>
      </w:tr>
      <w:tr w:rsidR="00FD3911" w14:paraId="33FD0A2C" w14:textId="77777777" w:rsidTr="00FD3911">
        <w:tc>
          <w:tcPr>
            <w:cnfStyle w:val="001000000000" w:firstRow="0" w:lastRow="0" w:firstColumn="1" w:lastColumn="0" w:oddVBand="0" w:evenVBand="0" w:oddHBand="0" w:evenHBand="0" w:firstRowFirstColumn="0" w:firstRowLastColumn="0" w:lastRowFirstColumn="0" w:lastRowLastColumn="0"/>
            <w:tcW w:w="3116" w:type="dxa"/>
          </w:tcPr>
          <w:p w14:paraId="05EA295A" w14:textId="2458A89C" w:rsidR="00FD3911" w:rsidRDefault="00EF7BEF" w:rsidP="005B1349">
            <w:pPr>
              <w:ind w:left="0"/>
              <w:rPr>
                <w:lang w:val="en-US"/>
              </w:rPr>
            </w:pPr>
            <w:r>
              <w:rPr>
                <w:lang w:val="en-US"/>
              </w:rPr>
              <w:t>Description</w:t>
            </w:r>
          </w:p>
        </w:tc>
        <w:tc>
          <w:tcPr>
            <w:tcW w:w="3117" w:type="dxa"/>
          </w:tcPr>
          <w:p w14:paraId="034113FA" w14:textId="0FF8EB80" w:rsidR="00FD3911" w:rsidRDefault="00FC3000"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117" w:type="dxa"/>
          </w:tcPr>
          <w:p w14:paraId="72A80CB9" w14:textId="681C4BD5" w:rsidR="00FD3911" w:rsidRDefault="002E2CC3"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Bananas </w:t>
            </w:r>
            <w:r w:rsidR="00870B11">
              <w:rPr>
                <w:lang w:val="en-US"/>
              </w:rPr>
              <w:t>da Madeira</w:t>
            </w:r>
          </w:p>
        </w:tc>
      </w:tr>
      <w:tr w:rsidR="00FD3911" w14:paraId="31760566" w14:textId="77777777" w:rsidTr="00FD3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C1939" w14:textId="2B6C3015" w:rsidR="00FD3911" w:rsidRDefault="00BD0370" w:rsidP="005B1349">
            <w:pPr>
              <w:ind w:left="0"/>
              <w:rPr>
                <w:lang w:val="en-US"/>
              </w:rPr>
            </w:pPr>
            <w:r>
              <w:rPr>
                <w:lang w:val="en-US"/>
              </w:rPr>
              <w:t>Price</w:t>
            </w:r>
          </w:p>
        </w:tc>
        <w:tc>
          <w:tcPr>
            <w:tcW w:w="3117" w:type="dxa"/>
          </w:tcPr>
          <w:p w14:paraId="6CE04E03" w14:textId="64AB292C" w:rsidR="00FD3911" w:rsidRDefault="00FC3000"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Number</w:t>
            </w:r>
          </w:p>
        </w:tc>
        <w:tc>
          <w:tcPr>
            <w:tcW w:w="3117" w:type="dxa"/>
          </w:tcPr>
          <w:p w14:paraId="741DACAB" w14:textId="28926421" w:rsidR="00FD3911" w:rsidRDefault="00301301"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1.20</w:t>
            </w:r>
            <w:r w:rsidR="00CF7827">
              <w:rPr>
                <w:lang w:val="en-US"/>
              </w:rPr>
              <w:t>€/kg</w:t>
            </w:r>
          </w:p>
        </w:tc>
      </w:tr>
      <w:tr w:rsidR="00FD3911" w14:paraId="1A11B4C1" w14:textId="77777777" w:rsidTr="00FD3911">
        <w:tc>
          <w:tcPr>
            <w:cnfStyle w:val="001000000000" w:firstRow="0" w:lastRow="0" w:firstColumn="1" w:lastColumn="0" w:oddVBand="0" w:evenVBand="0" w:oddHBand="0" w:evenHBand="0" w:firstRowFirstColumn="0" w:firstRowLastColumn="0" w:lastRowFirstColumn="0" w:lastRowLastColumn="0"/>
            <w:tcW w:w="3116" w:type="dxa"/>
          </w:tcPr>
          <w:p w14:paraId="17B9D57A" w14:textId="0F7A1BCD" w:rsidR="00FD3911" w:rsidRDefault="005E0748" w:rsidP="005B1349">
            <w:pPr>
              <w:ind w:left="0"/>
              <w:rPr>
                <w:lang w:val="en-US"/>
              </w:rPr>
            </w:pPr>
            <w:proofErr w:type="spellStart"/>
            <w:r w:rsidRPr="005E0748">
              <w:t>Available</w:t>
            </w:r>
            <w:proofErr w:type="spellEnd"/>
            <w:r w:rsidRPr="005E0748">
              <w:t xml:space="preserve"> </w:t>
            </w:r>
            <w:proofErr w:type="spellStart"/>
            <w:r w:rsidRPr="005E0748">
              <w:t>maximum</w:t>
            </w:r>
            <w:proofErr w:type="spellEnd"/>
            <w:r w:rsidRPr="005E0748">
              <w:t xml:space="preserve"> </w:t>
            </w:r>
            <w:proofErr w:type="spellStart"/>
            <w:r w:rsidRPr="005E0748">
              <w:t>quantity</w:t>
            </w:r>
            <w:proofErr w:type="spellEnd"/>
          </w:p>
        </w:tc>
        <w:tc>
          <w:tcPr>
            <w:tcW w:w="3117" w:type="dxa"/>
          </w:tcPr>
          <w:p w14:paraId="4F3F5E5E" w14:textId="4B0FEFCA" w:rsidR="00FD3911" w:rsidRDefault="00556216"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Number</w:t>
            </w:r>
          </w:p>
        </w:tc>
        <w:tc>
          <w:tcPr>
            <w:tcW w:w="3117" w:type="dxa"/>
          </w:tcPr>
          <w:p w14:paraId="4D142D11" w14:textId="4DF825F4" w:rsidR="00FD3911" w:rsidRDefault="004E3F3E"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100 kg</w:t>
            </w:r>
          </w:p>
        </w:tc>
      </w:tr>
      <w:tr w:rsidR="005E0748" w14:paraId="3F7BE021" w14:textId="77777777" w:rsidTr="00FD3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8C2546" w14:textId="7CFD6DC6" w:rsidR="005E0748" w:rsidRPr="005E0748" w:rsidRDefault="004176C0" w:rsidP="005B1349">
            <w:pPr>
              <w:ind w:left="0"/>
            </w:pPr>
            <w:proofErr w:type="spellStart"/>
            <w:r w:rsidRPr="004176C0">
              <w:t>Availability</w:t>
            </w:r>
            <w:proofErr w:type="spellEnd"/>
            <w:r w:rsidRPr="004176C0">
              <w:t xml:space="preserve"> date</w:t>
            </w:r>
          </w:p>
        </w:tc>
        <w:tc>
          <w:tcPr>
            <w:tcW w:w="3117" w:type="dxa"/>
          </w:tcPr>
          <w:p w14:paraId="1F7EC6D9" w14:textId="5F107525" w:rsidR="005E0748" w:rsidRDefault="00074349"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3117" w:type="dxa"/>
          </w:tcPr>
          <w:p w14:paraId="5D9F3332" w14:textId="7E75C914" w:rsidR="005E0748" w:rsidRDefault="00586432"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10/11/2024</w:t>
            </w:r>
          </w:p>
        </w:tc>
      </w:tr>
    </w:tbl>
    <w:p w14:paraId="2EF5B86F" w14:textId="77777777" w:rsidR="005B1349" w:rsidRPr="005B1349" w:rsidRDefault="005B1349" w:rsidP="005B1349">
      <w:pPr>
        <w:rPr>
          <w:lang w:val="en-US"/>
        </w:rPr>
      </w:pPr>
    </w:p>
    <w:p w14:paraId="1870D3FC" w14:textId="557DAEFA" w:rsidR="00232B6A" w:rsidRDefault="00232B6A" w:rsidP="00760636">
      <w:pPr>
        <w:pStyle w:val="Ttulo3"/>
        <w:numPr>
          <w:ilvl w:val="2"/>
          <w:numId w:val="35"/>
        </w:numPr>
        <w:rPr>
          <w:lang w:val="en-US"/>
        </w:rPr>
      </w:pPr>
      <w:bookmarkStart w:id="55" w:name="_Toc182172870"/>
      <w:r>
        <w:rPr>
          <w:lang w:val="en-US"/>
        </w:rPr>
        <w:t>Order</w:t>
      </w:r>
      <w:bookmarkEnd w:id="55"/>
      <w:r>
        <w:rPr>
          <w:lang w:val="en-US"/>
        </w:rPr>
        <w:t xml:space="preserve"> </w:t>
      </w:r>
    </w:p>
    <w:p w14:paraId="4B690EFD" w14:textId="77777777" w:rsidR="00232B6A" w:rsidRDefault="00232B6A" w:rsidP="00731E03">
      <w:pPr>
        <w:jc w:val="both"/>
      </w:pPr>
    </w:p>
    <w:tbl>
      <w:tblPr>
        <w:tblStyle w:val="TabeladeGrelha4-Destaque4"/>
        <w:tblW w:w="0" w:type="auto"/>
        <w:tblLook w:val="04A0" w:firstRow="1" w:lastRow="0" w:firstColumn="1" w:lastColumn="0" w:noHBand="0" w:noVBand="1"/>
      </w:tblPr>
      <w:tblGrid>
        <w:gridCol w:w="3116"/>
        <w:gridCol w:w="3117"/>
        <w:gridCol w:w="3117"/>
      </w:tblGrid>
      <w:tr w:rsidR="00E860FB" w14:paraId="42613DE9" w14:textId="77777777" w:rsidTr="00E86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FB4782" w14:textId="6CAEC2D0" w:rsidR="00E860FB" w:rsidRDefault="00E860FB" w:rsidP="00731E03">
            <w:pPr>
              <w:ind w:left="0"/>
              <w:jc w:val="both"/>
            </w:pPr>
            <w:r>
              <w:t xml:space="preserve">Field </w:t>
            </w:r>
            <w:proofErr w:type="spellStart"/>
            <w:r>
              <w:t>Name</w:t>
            </w:r>
            <w:proofErr w:type="spellEnd"/>
          </w:p>
        </w:tc>
        <w:tc>
          <w:tcPr>
            <w:tcW w:w="3117" w:type="dxa"/>
          </w:tcPr>
          <w:p w14:paraId="32F320F7" w14:textId="5C220C81" w:rsidR="00E860FB" w:rsidRDefault="00E860FB" w:rsidP="00731E03">
            <w:pPr>
              <w:ind w:left="0"/>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Type</w:t>
            </w:r>
            <w:proofErr w:type="spellEnd"/>
          </w:p>
        </w:tc>
        <w:tc>
          <w:tcPr>
            <w:tcW w:w="3117" w:type="dxa"/>
          </w:tcPr>
          <w:p w14:paraId="34447C4C" w14:textId="0ABF3551" w:rsidR="00E860FB" w:rsidRDefault="00E860FB" w:rsidP="00731E03">
            <w:pPr>
              <w:ind w:left="0"/>
              <w:jc w:val="both"/>
              <w:cnfStyle w:val="100000000000" w:firstRow="1" w:lastRow="0" w:firstColumn="0" w:lastColumn="0" w:oddVBand="0" w:evenVBand="0" w:oddHBand="0" w:evenHBand="0" w:firstRowFirstColumn="0" w:firstRowLastColumn="0" w:lastRowFirstColumn="0" w:lastRowLastColumn="0"/>
            </w:pPr>
            <w:proofErr w:type="spellStart"/>
            <w:r>
              <w:t>Example</w:t>
            </w:r>
            <w:proofErr w:type="spellEnd"/>
          </w:p>
        </w:tc>
      </w:tr>
      <w:tr w:rsidR="00E860FB" w14:paraId="296CFBE9"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90E65E" w14:textId="1999FBBF" w:rsidR="00E860FB" w:rsidRDefault="00E860FB" w:rsidP="00731E03">
            <w:pPr>
              <w:ind w:left="0"/>
              <w:jc w:val="both"/>
            </w:pPr>
            <w:proofErr w:type="spellStart"/>
            <w:r>
              <w:t>Order</w:t>
            </w:r>
            <w:proofErr w:type="spellEnd"/>
            <w:r>
              <w:t xml:space="preserve"> ID</w:t>
            </w:r>
          </w:p>
        </w:tc>
        <w:tc>
          <w:tcPr>
            <w:tcW w:w="3117" w:type="dxa"/>
          </w:tcPr>
          <w:p w14:paraId="7CE26C00" w14:textId="2951DFCC" w:rsidR="00E860FB" w:rsidRDefault="00E00300" w:rsidP="00731E03">
            <w:pPr>
              <w:ind w:left="0"/>
              <w:jc w:val="both"/>
              <w:cnfStyle w:val="000000100000" w:firstRow="0" w:lastRow="0" w:firstColumn="0" w:lastColumn="0" w:oddVBand="0" w:evenVBand="0" w:oddHBand="1" w:evenHBand="0" w:firstRowFirstColumn="0" w:firstRowLastColumn="0" w:lastRowFirstColumn="0" w:lastRowLastColumn="0"/>
            </w:pPr>
            <w:r>
              <w:t>ID</w:t>
            </w:r>
          </w:p>
        </w:tc>
        <w:tc>
          <w:tcPr>
            <w:tcW w:w="3117" w:type="dxa"/>
          </w:tcPr>
          <w:p w14:paraId="155643A0" w14:textId="7D82F9D1" w:rsidR="00E860FB" w:rsidRDefault="00B821B0" w:rsidP="00731E03">
            <w:pPr>
              <w:ind w:left="0"/>
              <w:jc w:val="both"/>
              <w:cnfStyle w:val="000000100000" w:firstRow="0" w:lastRow="0" w:firstColumn="0" w:lastColumn="0" w:oddVBand="0" w:evenVBand="0" w:oddHBand="1" w:evenHBand="0" w:firstRowFirstColumn="0" w:firstRowLastColumn="0" w:lastRowFirstColumn="0" w:lastRowLastColumn="0"/>
            </w:pPr>
            <w:r>
              <w:t>5001</w:t>
            </w:r>
          </w:p>
        </w:tc>
      </w:tr>
      <w:tr w:rsidR="00E860FB" w14:paraId="1E8D6FA0"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5508E89E" w14:textId="54FF4568" w:rsidR="00E860FB" w:rsidRDefault="00E860FB" w:rsidP="00731E03">
            <w:pPr>
              <w:ind w:left="0"/>
              <w:jc w:val="both"/>
            </w:pPr>
            <w:proofErr w:type="spellStart"/>
            <w:r>
              <w:t>Co-Producer</w:t>
            </w:r>
            <w:proofErr w:type="spellEnd"/>
            <w:r>
              <w:t xml:space="preserve"> ID</w:t>
            </w:r>
          </w:p>
        </w:tc>
        <w:tc>
          <w:tcPr>
            <w:tcW w:w="3117" w:type="dxa"/>
          </w:tcPr>
          <w:p w14:paraId="51D0E078" w14:textId="2A914DD4" w:rsidR="00E860FB" w:rsidRDefault="00E00300" w:rsidP="00731E03">
            <w:pPr>
              <w:ind w:left="0"/>
              <w:jc w:val="both"/>
              <w:cnfStyle w:val="000000000000" w:firstRow="0" w:lastRow="0" w:firstColumn="0" w:lastColumn="0" w:oddVBand="0" w:evenVBand="0" w:oddHBand="0" w:evenHBand="0" w:firstRowFirstColumn="0" w:firstRowLastColumn="0" w:lastRowFirstColumn="0" w:lastRowLastColumn="0"/>
            </w:pPr>
            <w:r>
              <w:t>ID</w:t>
            </w:r>
          </w:p>
        </w:tc>
        <w:tc>
          <w:tcPr>
            <w:tcW w:w="3117" w:type="dxa"/>
          </w:tcPr>
          <w:p w14:paraId="55404B16" w14:textId="25D4015B" w:rsidR="00E860FB" w:rsidRDefault="00B821B0" w:rsidP="00731E03">
            <w:pPr>
              <w:ind w:left="0"/>
              <w:jc w:val="both"/>
              <w:cnfStyle w:val="000000000000" w:firstRow="0" w:lastRow="0" w:firstColumn="0" w:lastColumn="0" w:oddVBand="0" w:evenVBand="0" w:oddHBand="0" w:evenHBand="0" w:firstRowFirstColumn="0" w:firstRowLastColumn="0" w:lastRowFirstColumn="0" w:lastRowLastColumn="0"/>
            </w:pPr>
            <w:r>
              <w:t>C1001</w:t>
            </w:r>
          </w:p>
        </w:tc>
      </w:tr>
      <w:tr w:rsidR="00E860FB" w14:paraId="2CEE78BB"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FFFE6E" w14:textId="5B5D438D" w:rsidR="00E860FB" w:rsidRDefault="00923181" w:rsidP="00731E03">
            <w:pPr>
              <w:ind w:left="0"/>
              <w:jc w:val="both"/>
            </w:pPr>
            <w:proofErr w:type="spellStart"/>
            <w:r>
              <w:t>Product</w:t>
            </w:r>
            <w:proofErr w:type="spellEnd"/>
            <w:r>
              <w:t xml:space="preserve"> ID</w:t>
            </w:r>
          </w:p>
        </w:tc>
        <w:tc>
          <w:tcPr>
            <w:tcW w:w="3117" w:type="dxa"/>
          </w:tcPr>
          <w:p w14:paraId="21D0895F" w14:textId="3D303077" w:rsidR="00E860FB" w:rsidRDefault="00E00300" w:rsidP="00731E03">
            <w:pPr>
              <w:ind w:left="0"/>
              <w:jc w:val="both"/>
              <w:cnfStyle w:val="000000100000" w:firstRow="0" w:lastRow="0" w:firstColumn="0" w:lastColumn="0" w:oddVBand="0" w:evenVBand="0" w:oddHBand="1" w:evenHBand="0" w:firstRowFirstColumn="0" w:firstRowLastColumn="0" w:lastRowFirstColumn="0" w:lastRowLastColumn="0"/>
            </w:pPr>
            <w:r>
              <w:t>ID</w:t>
            </w:r>
          </w:p>
        </w:tc>
        <w:tc>
          <w:tcPr>
            <w:tcW w:w="3117" w:type="dxa"/>
          </w:tcPr>
          <w:p w14:paraId="5832B8F5" w14:textId="1E1C07BE" w:rsidR="00E860FB" w:rsidRDefault="00B821B0" w:rsidP="00731E03">
            <w:pPr>
              <w:ind w:left="0"/>
              <w:jc w:val="both"/>
              <w:cnfStyle w:val="000000100000" w:firstRow="0" w:lastRow="0" w:firstColumn="0" w:lastColumn="0" w:oddVBand="0" w:evenVBand="0" w:oddHBand="1" w:evenHBand="0" w:firstRowFirstColumn="0" w:firstRowLastColumn="0" w:lastRowFirstColumn="0" w:lastRowLastColumn="0"/>
            </w:pPr>
            <w:r>
              <w:t>001</w:t>
            </w:r>
          </w:p>
        </w:tc>
      </w:tr>
      <w:tr w:rsidR="00E860FB" w14:paraId="7F592944"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539A5CB9" w14:textId="472F62D6" w:rsidR="00E860FB" w:rsidRDefault="00923181" w:rsidP="00731E03">
            <w:pPr>
              <w:ind w:left="0"/>
              <w:jc w:val="both"/>
            </w:pPr>
            <w:proofErr w:type="spellStart"/>
            <w:r>
              <w:t>Quantity</w:t>
            </w:r>
            <w:proofErr w:type="spellEnd"/>
          </w:p>
        </w:tc>
        <w:tc>
          <w:tcPr>
            <w:tcW w:w="3117" w:type="dxa"/>
          </w:tcPr>
          <w:p w14:paraId="63E40749" w14:textId="1768B34F" w:rsidR="00E860FB" w:rsidRDefault="00E00300" w:rsidP="00731E03">
            <w:pPr>
              <w:ind w:left="0"/>
              <w:jc w:val="both"/>
              <w:cnfStyle w:val="000000000000" w:firstRow="0" w:lastRow="0" w:firstColumn="0" w:lastColumn="0" w:oddVBand="0" w:evenVBand="0" w:oddHBand="0" w:evenHBand="0" w:firstRowFirstColumn="0" w:firstRowLastColumn="0" w:lastRowFirstColumn="0" w:lastRowLastColumn="0"/>
            </w:pPr>
            <w:proofErr w:type="spellStart"/>
            <w:r>
              <w:t>Number</w:t>
            </w:r>
            <w:proofErr w:type="spellEnd"/>
          </w:p>
        </w:tc>
        <w:tc>
          <w:tcPr>
            <w:tcW w:w="3117" w:type="dxa"/>
          </w:tcPr>
          <w:p w14:paraId="3DF872CE" w14:textId="1CA6AB13" w:rsidR="00E860FB" w:rsidRDefault="00B821B0" w:rsidP="00731E03">
            <w:pPr>
              <w:ind w:left="0"/>
              <w:jc w:val="both"/>
              <w:cnfStyle w:val="000000000000" w:firstRow="0" w:lastRow="0" w:firstColumn="0" w:lastColumn="0" w:oddVBand="0" w:evenVBand="0" w:oddHBand="0" w:evenHBand="0" w:firstRowFirstColumn="0" w:firstRowLastColumn="0" w:lastRowFirstColumn="0" w:lastRowLastColumn="0"/>
            </w:pPr>
            <w:r>
              <w:t>10kg</w:t>
            </w:r>
          </w:p>
        </w:tc>
      </w:tr>
      <w:tr w:rsidR="00E860FB" w14:paraId="7D041530"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910D24" w14:textId="5399A122" w:rsidR="00E860FB" w:rsidRDefault="00E00300" w:rsidP="00731E03">
            <w:pPr>
              <w:ind w:left="0"/>
              <w:jc w:val="both"/>
            </w:pPr>
            <w:r>
              <w:t>Total Price</w:t>
            </w:r>
          </w:p>
        </w:tc>
        <w:tc>
          <w:tcPr>
            <w:tcW w:w="3117" w:type="dxa"/>
          </w:tcPr>
          <w:p w14:paraId="49B1E63C" w14:textId="5211641E" w:rsidR="00E860FB" w:rsidRDefault="00E00300" w:rsidP="00731E03">
            <w:pPr>
              <w:ind w:left="0"/>
              <w:jc w:val="both"/>
              <w:cnfStyle w:val="000000100000" w:firstRow="0" w:lastRow="0" w:firstColumn="0" w:lastColumn="0" w:oddVBand="0" w:evenVBand="0" w:oddHBand="1" w:evenHBand="0" w:firstRowFirstColumn="0" w:firstRowLastColumn="0" w:lastRowFirstColumn="0" w:lastRowLastColumn="0"/>
            </w:pPr>
            <w:proofErr w:type="spellStart"/>
            <w:r>
              <w:t>Number</w:t>
            </w:r>
            <w:proofErr w:type="spellEnd"/>
          </w:p>
        </w:tc>
        <w:tc>
          <w:tcPr>
            <w:tcW w:w="3117" w:type="dxa"/>
          </w:tcPr>
          <w:p w14:paraId="48DA6290" w14:textId="48034496" w:rsidR="00E860FB" w:rsidRDefault="00B821B0" w:rsidP="00731E03">
            <w:pPr>
              <w:ind w:left="0"/>
              <w:jc w:val="both"/>
              <w:cnfStyle w:val="000000100000" w:firstRow="0" w:lastRow="0" w:firstColumn="0" w:lastColumn="0" w:oddVBand="0" w:evenVBand="0" w:oddHBand="1" w:evenHBand="0" w:firstRowFirstColumn="0" w:firstRowLastColumn="0" w:lastRowFirstColumn="0" w:lastRowLastColumn="0"/>
            </w:pPr>
            <w:r>
              <w:t>12.00€</w:t>
            </w:r>
          </w:p>
        </w:tc>
      </w:tr>
      <w:tr w:rsidR="000C725C" w14:paraId="68D5763A"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2114D4AC" w14:textId="4EA00DC8" w:rsidR="000C725C" w:rsidRDefault="00E00300" w:rsidP="00731E03">
            <w:pPr>
              <w:ind w:left="0"/>
              <w:jc w:val="both"/>
            </w:pPr>
            <w:proofErr w:type="spellStart"/>
            <w:r>
              <w:t>Order</w:t>
            </w:r>
            <w:proofErr w:type="spellEnd"/>
            <w:r>
              <w:t xml:space="preserve"> Date</w:t>
            </w:r>
          </w:p>
        </w:tc>
        <w:tc>
          <w:tcPr>
            <w:tcW w:w="3117" w:type="dxa"/>
          </w:tcPr>
          <w:p w14:paraId="372F86BA" w14:textId="17997C9D" w:rsidR="000C725C" w:rsidRDefault="00E00300" w:rsidP="00731E03">
            <w:pPr>
              <w:ind w:left="0"/>
              <w:jc w:val="both"/>
              <w:cnfStyle w:val="000000000000" w:firstRow="0" w:lastRow="0" w:firstColumn="0" w:lastColumn="0" w:oddVBand="0" w:evenVBand="0" w:oddHBand="0" w:evenHBand="0" w:firstRowFirstColumn="0" w:firstRowLastColumn="0" w:lastRowFirstColumn="0" w:lastRowLastColumn="0"/>
            </w:pPr>
            <w:r>
              <w:t>Date</w:t>
            </w:r>
          </w:p>
        </w:tc>
        <w:tc>
          <w:tcPr>
            <w:tcW w:w="3117" w:type="dxa"/>
          </w:tcPr>
          <w:p w14:paraId="355068E9" w14:textId="7EFE5F1D" w:rsidR="000C725C" w:rsidRDefault="00B821B0" w:rsidP="00731E03">
            <w:pPr>
              <w:ind w:left="0"/>
              <w:jc w:val="both"/>
              <w:cnfStyle w:val="000000000000" w:firstRow="0" w:lastRow="0" w:firstColumn="0" w:lastColumn="0" w:oddVBand="0" w:evenVBand="0" w:oddHBand="0" w:evenHBand="0" w:firstRowFirstColumn="0" w:firstRowLastColumn="0" w:lastRowFirstColumn="0" w:lastRowLastColumn="0"/>
            </w:pPr>
            <w:r>
              <w:t>01/11/2024</w:t>
            </w:r>
          </w:p>
        </w:tc>
      </w:tr>
      <w:tr w:rsidR="000C725C" w14:paraId="3B2C2D33"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F180757" w14:textId="67E3E792" w:rsidR="000C725C" w:rsidRDefault="00E00300" w:rsidP="00731E03">
            <w:pPr>
              <w:ind w:left="0"/>
              <w:jc w:val="both"/>
            </w:pPr>
            <w:proofErr w:type="spellStart"/>
            <w:r>
              <w:t>Delivery</w:t>
            </w:r>
            <w:proofErr w:type="spellEnd"/>
            <w:r>
              <w:t xml:space="preserve"> </w:t>
            </w:r>
            <w:proofErr w:type="spellStart"/>
            <w:r>
              <w:t>Frequency</w:t>
            </w:r>
            <w:proofErr w:type="spellEnd"/>
          </w:p>
        </w:tc>
        <w:tc>
          <w:tcPr>
            <w:tcW w:w="3117" w:type="dxa"/>
          </w:tcPr>
          <w:p w14:paraId="37DE74BD" w14:textId="41AB2F8D" w:rsidR="000C725C" w:rsidRDefault="00E00300" w:rsidP="00731E03">
            <w:pPr>
              <w:ind w:left="0"/>
              <w:jc w:val="both"/>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117" w:type="dxa"/>
          </w:tcPr>
          <w:p w14:paraId="6C315238" w14:textId="42D0C295" w:rsidR="000C725C" w:rsidRDefault="00B821B0" w:rsidP="00731E03">
            <w:pPr>
              <w:ind w:left="0"/>
              <w:jc w:val="both"/>
              <w:cnfStyle w:val="000000100000" w:firstRow="0" w:lastRow="0" w:firstColumn="0" w:lastColumn="0" w:oddVBand="0" w:evenVBand="0" w:oddHBand="1" w:evenHBand="0" w:firstRowFirstColumn="0" w:firstRowLastColumn="0" w:lastRowFirstColumn="0" w:lastRowLastColumn="0"/>
            </w:pPr>
            <w:proofErr w:type="spellStart"/>
            <w:r>
              <w:t>Weekly</w:t>
            </w:r>
            <w:proofErr w:type="spellEnd"/>
          </w:p>
        </w:tc>
      </w:tr>
      <w:tr w:rsidR="000C725C" w14:paraId="3CEAAA4D"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799DCE8D" w14:textId="06DF8F4C" w:rsidR="000C725C" w:rsidRDefault="00E00300" w:rsidP="00731E03">
            <w:pPr>
              <w:ind w:left="0"/>
              <w:jc w:val="both"/>
            </w:pPr>
            <w:proofErr w:type="spellStart"/>
            <w:r>
              <w:t>Order</w:t>
            </w:r>
            <w:proofErr w:type="spellEnd"/>
            <w:r>
              <w:t xml:space="preserve"> Status</w:t>
            </w:r>
          </w:p>
        </w:tc>
        <w:tc>
          <w:tcPr>
            <w:tcW w:w="3117" w:type="dxa"/>
          </w:tcPr>
          <w:p w14:paraId="3609FFAB" w14:textId="1DD56CD4" w:rsidR="000C725C" w:rsidRDefault="00E00300" w:rsidP="00731E03">
            <w:pPr>
              <w:ind w:left="0"/>
              <w:jc w:val="both"/>
              <w:cnfStyle w:val="000000000000" w:firstRow="0" w:lastRow="0" w:firstColumn="0" w:lastColumn="0" w:oddVBand="0" w:evenVBand="0" w:oddHBand="0" w:evenHBand="0" w:firstRowFirstColumn="0" w:firstRowLastColumn="0" w:lastRowFirstColumn="0" w:lastRowLastColumn="0"/>
            </w:pPr>
            <w:proofErr w:type="spellStart"/>
            <w:r>
              <w:t>Text</w:t>
            </w:r>
            <w:proofErr w:type="spellEnd"/>
          </w:p>
        </w:tc>
        <w:tc>
          <w:tcPr>
            <w:tcW w:w="3117" w:type="dxa"/>
          </w:tcPr>
          <w:p w14:paraId="38A2141F" w14:textId="5174BAB4" w:rsidR="000C725C" w:rsidRDefault="00B821B0" w:rsidP="00731E03">
            <w:pPr>
              <w:ind w:left="0"/>
              <w:jc w:val="both"/>
              <w:cnfStyle w:val="000000000000" w:firstRow="0" w:lastRow="0" w:firstColumn="0" w:lastColumn="0" w:oddVBand="0" w:evenVBand="0" w:oddHBand="0" w:evenHBand="0" w:firstRowFirstColumn="0" w:firstRowLastColumn="0" w:lastRowFirstColumn="0" w:lastRowLastColumn="0"/>
            </w:pPr>
            <w:proofErr w:type="spellStart"/>
            <w:r>
              <w:t>Confirmed</w:t>
            </w:r>
            <w:proofErr w:type="spellEnd"/>
          </w:p>
        </w:tc>
      </w:tr>
    </w:tbl>
    <w:p w14:paraId="2AE452E3" w14:textId="77777777" w:rsidR="00E860FB" w:rsidRDefault="00E860FB" w:rsidP="00731E03">
      <w:pPr>
        <w:jc w:val="both"/>
      </w:pPr>
    </w:p>
    <w:p w14:paraId="42655C70" w14:textId="77777777" w:rsidR="00731E03" w:rsidRDefault="00731E03" w:rsidP="00731E03">
      <w:pPr>
        <w:jc w:val="both"/>
      </w:pPr>
    </w:p>
    <w:p w14:paraId="765CC1D8" w14:textId="609D066A" w:rsidR="00232B6A" w:rsidRDefault="00E04D93" w:rsidP="00760636">
      <w:pPr>
        <w:pStyle w:val="Ttulo3"/>
        <w:numPr>
          <w:ilvl w:val="2"/>
          <w:numId w:val="35"/>
        </w:numPr>
        <w:rPr>
          <w:lang w:val="en-US"/>
        </w:rPr>
      </w:pPr>
      <w:bookmarkStart w:id="56" w:name="_Toc182172871"/>
      <w:r>
        <w:rPr>
          <w:lang w:val="en-US"/>
        </w:rPr>
        <w:t>Producer</w:t>
      </w:r>
      <w:bookmarkEnd w:id="56"/>
    </w:p>
    <w:p w14:paraId="7FD03476" w14:textId="77777777" w:rsidR="00E04D93" w:rsidRPr="00E04D93" w:rsidRDefault="00E04D93" w:rsidP="00E04D93">
      <w:pPr>
        <w:rPr>
          <w:lang w:val="en-US"/>
        </w:rPr>
      </w:pPr>
    </w:p>
    <w:tbl>
      <w:tblPr>
        <w:tblStyle w:val="TabeladeGrelha4-Destaque4"/>
        <w:tblW w:w="0" w:type="auto"/>
        <w:tblLook w:val="04A0" w:firstRow="1" w:lastRow="0" w:firstColumn="1" w:lastColumn="0" w:noHBand="0" w:noVBand="1"/>
      </w:tblPr>
      <w:tblGrid>
        <w:gridCol w:w="3115"/>
        <w:gridCol w:w="3115"/>
        <w:gridCol w:w="3120"/>
      </w:tblGrid>
      <w:tr w:rsidR="00E04D93" w14:paraId="4250A6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F6E034" w14:textId="77777777" w:rsidR="00E04D93" w:rsidRDefault="00E04D93">
            <w:pPr>
              <w:ind w:left="0"/>
              <w:jc w:val="center"/>
              <w:rPr>
                <w:lang w:val="en-US"/>
              </w:rPr>
            </w:pPr>
            <w:r>
              <w:rPr>
                <w:lang w:val="en-US"/>
              </w:rPr>
              <w:t>Field Name</w:t>
            </w:r>
          </w:p>
        </w:tc>
        <w:tc>
          <w:tcPr>
            <w:tcW w:w="3117" w:type="dxa"/>
          </w:tcPr>
          <w:p w14:paraId="40041D9B" w14:textId="77777777" w:rsidR="00E04D93" w:rsidRDefault="00E04D93">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117" w:type="dxa"/>
          </w:tcPr>
          <w:p w14:paraId="78F0A0AB" w14:textId="77777777" w:rsidR="00E04D93" w:rsidRDefault="00E04D93">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E04D93" w14:paraId="4B6BF1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0C6EA6" w14:textId="4ED1A9CB" w:rsidR="00E04D93" w:rsidRDefault="007719BD">
            <w:pPr>
              <w:ind w:left="0"/>
              <w:rPr>
                <w:lang w:val="en-US"/>
              </w:rPr>
            </w:pPr>
            <w:r>
              <w:rPr>
                <w:lang w:val="en-US"/>
              </w:rPr>
              <w:t>Producer ID</w:t>
            </w:r>
          </w:p>
        </w:tc>
        <w:tc>
          <w:tcPr>
            <w:tcW w:w="3117" w:type="dxa"/>
          </w:tcPr>
          <w:p w14:paraId="16FD96BF" w14:textId="3AA1BEB2" w:rsidR="00E04D93" w:rsidRDefault="000568AA">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3117" w:type="dxa"/>
          </w:tcPr>
          <w:p w14:paraId="198CD8F5" w14:textId="718393A6" w:rsidR="00E04D93" w:rsidRDefault="00A156A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001</w:t>
            </w:r>
          </w:p>
        </w:tc>
      </w:tr>
      <w:tr w:rsidR="00E04D93" w14:paraId="0C75D780" w14:textId="77777777">
        <w:tc>
          <w:tcPr>
            <w:cnfStyle w:val="001000000000" w:firstRow="0" w:lastRow="0" w:firstColumn="1" w:lastColumn="0" w:oddVBand="0" w:evenVBand="0" w:oddHBand="0" w:evenHBand="0" w:firstRowFirstColumn="0" w:firstRowLastColumn="0" w:lastRowFirstColumn="0" w:lastRowLastColumn="0"/>
            <w:tcW w:w="3116" w:type="dxa"/>
          </w:tcPr>
          <w:p w14:paraId="072F5F97" w14:textId="25082915" w:rsidR="00E04D93" w:rsidRDefault="007719BD">
            <w:pPr>
              <w:ind w:left="0"/>
              <w:rPr>
                <w:lang w:val="en-US"/>
              </w:rPr>
            </w:pPr>
            <w:r>
              <w:rPr>
                <w:lang w:val="en-US"/>
              </w:rPr>
              <w:t>Name</w:t>
            </w:r>
          </w:p>
        </w:tc>
        <w:tc>
          <w:tcPr>
            <w:tcW w:w="3117" w:type="dxa"/>
          </w:tcPr>
          <w:p w14:paraId="3F72CDD1" w14:textId="4A86E896" w:rsidR="00E04D93" w:rsidRDefault="00A156A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117" w:type="dxa"/>
          </w:tcPr>
          <w:p w14:paraId="324E99FA" w14:textId="71FFA571" w:rsidR="00E04D93" w:rsidRDefault="00C0505E">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Bright</w:t>
            </w:r>
            <w:r w:rsidR="004421BA">
              <w:rPr>
                <w:lang w:val="en-US"/>
              </w:rPr>
              <w:t xml:space="preserve"> Godwin</w:t>
            </w:r>
          </w:p>
        </w:tc>
      </w:tr>
      <w:tr w:rsidR="00E04D93" w14:paraId="38DCCB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D90E83" w14:textId="7EB5958C" w:rsidR="00E04D93" w:rsidRDefault="007719BD">
            <w:pPr>
              <w:ind w:left="0"/>
              <w:rPr>
                <w:lang w:val="en-US"/>
              </w:rPr>
            </w:pPr>
            <w:r>
              <w:rPr>
                <w:lang w:val="en-US"/>
              </w:rPr>
              <w:t>Contact Information</w:t>
            </w:r>
          </w:p>
        </w:tc>
        <w:tc>
          <w:tcPr>
            <w:tcW w:w="3117" w:type="dxa"/>
          </w:tcPr>
          <w:p w14:paraId="650E763A" w14:textId="634D3AA5" w:rsidR="00E04D93" w:rsidRDefault="00A156A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117" w:type="dxa"/>
          </w:tcPr>
          <w:p w14:paraId="76DA8993" w14:textId="58F9121F" w:rsidR="00E04D93" w:rsidRDefault="004421BA">
            <w:pPr>
              <w:ind w:left="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w:t>
            </w:r>
            <w:r w:rsidR="00703E7E">
              <w:rPr>
                <w:lang w:val="en-US"/>
              </w:rPr>
              <w:t>rightGodwin</w:t>
            </w:r>
            <w:r w:rsidR="00CB1674">
              <w:rPr>
                <w:lang w:val="en-US"/>
              </w:rPr>
              <w:t>@</w:t>
            </w:r>
            <w:proofErr w:type="gramStart"/>
            <w:r w:rsidR="00CB1674">
              <w:rPr>
                <w:lang w:val="en-US"/>
              </w:rPr>
              <w:t>example,com</w:t>
            </w:r>
            <w:proofErr w:type="spellEnd"/>
            <w:proofErr w:type="gramEnd"/>
            <w:r w:rsidR="00CB1674">
              <w:rPr>
                <w:lang w:val="en-US"/>
              </w:rPr>
              <w:t>, 912345678</w:t>
            </w:r>
          </w:p>
        </w:tc>
      </w:tr>
      <w:tr w:rsidR="00E04D93" w14:paraId="16BAC454" w14:textId="77777777">
        <w:tc>
          <w:tcPr>
            <w:cnfStyle w:val="001000000000" w:firstRow="0" w:lastRow="0" w:firstColumn="1" w:lastColumn="0" w:oddVBand="0" w:evenVBand="0" w:oddHBand="0" w:evenHBand="0" w:firstRowFirstColumn="0" w:firstRowLastColumn="0" w:lastRowFirstColumn="0" w:lastRowLastColumn="0"/>
            <w:tcW w:w="3116" w:type="dxa"/>
          </w:tcPr>
          <w:p w14:paraId="0988494C" w14:textId="5AE446F9" w:rsidR="00E04D93" w:rsidRDefault="007719BD">
            <w:pPr>
              <w:ind w:left="0"/>
              <w:rPr>
                <w:lang w:val="en-US"/>
              </w:rPr>
            </w:pPr>
            <w:proofErr w:type="spellStart"/>
            <w:r>
              <w:t>Products</w:t>
            </w:r>
            <w:proofErr w:type="spellEnd"/>
            <w:r>
              <w:t xml:space="preserve"> </w:t>
            </w:r>
            <w:proofErr w:type="spellStart"/>
            <w:r>
              <w:t>Of</w:t>
            </w:r>
            <w:r w:rsidR="000568AA">
              <w:t>fered</w:t>
            </w:r>
            <w:proofErr w:type="spellEnd"/>
          </w:p>
        </w:tc>
        <w:tc>
          <w:tcPr>
            <w:tcW w:w="3117" w:type="dxa"/>
          </w:tcPr>
          <w:p w14:paraId="4C70A84C" w14:textId="0FB76012" w:rsidR="00E04D93" w:rsidRDefault="00A156A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List</w:t>
            </w:r>
          </w:p>
        </w:tc>
        <w:tc>
          <w:tcPr>
            <w:tcW w:w="3117" w:type="dxa"/>
          </w:tcPr>
          <w:p w14:paraId="18F55496" w14:textId="7BB2B652" w:rsidR="00E04D93" w:rsidRDefault="00CB1674">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[Banana, </w:t>
            </w:r>
            <w:proofErr w:type="spellStart"/>
            <w:r>
              <w:rPr>
                <w:lang w:val="en-US"/>
              </w:rPr>
              <w:t>Maçã</w:t>
            </w:r>
            <w:proofErr w:type="spellEnd"/>
            <w:r>
              <w:rPr>
                <w:lang w:val="en-US"/>
              </w:rPr>
              <w:t>]</w:t>
            </w:r>
          </w:p>
        </w:tc>
      </w:tr>
      <w:tr w:rsidR="00E04D93" w14:paraId="1F487F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0A8915" w14:textId="1ED828A3" w:rsidR="00E04D93" w:rsidRPr="005E0748" w:rsidRDefault="00E04D93">
            <w:pPr>
              <w:ind w:left="0"/>
            </w:pPr>
            <w:proofErr w:type="spellStart"/>
            <w:r w:rsidRPr="004176C0">
              <w:t>A</w:t>
            </w:r>
            <w:r w:rsidR="000568AA">
              <w:t>pproval</w:t>
            </w:r>
            <w:proofErr w:type="spellEnd"/>
            <w:r w:rsidR="000568AA">
              <w:t xml:space="preserve"> Status</w:t>
            </w:r>
          </w:p>
        </w:tc>
        <w:tc>
          <w:tcPr>
            <w:tcW w:w="3117" w:type="dxa"/>
          </w:tcPr>
          <w:p w14:paraId="2D39B7CE" w14:textId="508A693C" w:rsidR="00E04D93" w:rsidRDefault="00A156A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117" w:type="dxa"/>
          </w:tcPr>
          <w:p w14:paraId="1A4D3720" w14:textId="25575260" w:rsidR="00E04D93" w:rsidRDefault="00CB1674">
            <w:pPr>
              <w:ind w:left="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Aproved</w:t>
            </w:r>
            <w:proofErr w:type="spellEnd"/>
          </w:p>
        </w:tc>
      </w:tr>
    </w:tbl>
    <w:p w14:paraId="18DFD895" w14:textId="47932C08" w:rsidR="00731E03" w:rsidRDefault="00731E03" w:rsidP="00731E03">
      <w:pPr>
        <w:jc w:val="both"/>
      </w:pPr>
    </w:p>
    <w:p w14:paraId="740CF782" w14:textId="77777777" w:rsidR="00726A11" w:rsidRDefault="00726A11">
      <w:pPr>
        <w:ind w:left="0"/>
      </w:pPr>
      <w:r>
        <w:br w:type="page"/>
      </w:r>
    </w:p>
    <w:p w14:paraId="6D859AEF" w14:textId="6376371F" w:rsidR="000C1C5C" w:rsidRDefault="000C1C5C" w:rsidP="00760636">
      <w:pPr>
        <w:pStyle w:val="Ttulo3"/>
        <w:numPr>
          <w:ilvl w:val="2"/>
          <w:numId w:val="35"/>
        </w:numPr>
        <w:rPr>
          <w:lang w:val="en-US"/>
        </w:rPr>
      </w:pPr>
      <w:bookmarkStart w:id="57" w:name="_Toc182172872"/>
      <w:r>
        <w:rPr>
          <w:lang w:val="en-US"/>
        </w:rPr>
        <w:lastRenderedPageBreak/>
        <w:t>Co-Producer</w:t>
      </w:r>
      <w:bookmarkEnd w:id="57"/>
    </w:p>
    <w:p w14:paraId="5DACB083" w14:textId="77777777" w:rsidR="000C1C5C" w:rsidRPr="000C1C5C" w:rsidRDefault="000C1C5C" w:rsidP="000C1C5C">
      <w:pPr>
        <w:rPr>
          <w:lang w:val="en-US"/>
        </w:rPr>
      </w:pPr>
    </w:p>
    <w:tbl>
      <w:tblPr>
        <w:tblStyle w:val="TabeladeGrelha4-Destaque4"/>
        <w:tblW w:w="0" w:type="auto"/>
        <w:tblLook w:val="04A0" w:firstRow="1" w:lastRow="0" w:firstColumn="1" w:lastColumn="0" w:noHBand="0" w:noVBand="1"/>
      </w:tblPr>
      <w:tblGrid>
        <w:gridCol w:w="3077"/>
        <w:gridCol w:w="3062"/>
        <w:gridCol w:w="3211"/>
      </w:tblGrid>
      <w:tr w:rsidR="000C1C5C" w14:paraId="29010A55" w14:textId="77777777" w:rsidTr="00DD5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5C3FD1F3" w14:textId="77777777" w:rsidR="000C1C5C" w:rsidRDefault="000C1C5C">
            <w:pPr>
              <w:ind w:left="0"/>
              <w:jc w:val="center"/>
              <w:rPr>
                <w:lang w:val="en-US"/>
              </w:rPr>
            </w:pPr>
            <w:r>
              <w:rPr>
                <w:lang w:val="en-US"/>
              </w:rPr>
              <w:t>Field Name</w:t>
            </w:r>
          </w:p>
        </w:tc>
        <w:tc>
          <w:tcPr>
            <w:tcW w:w="3062" w:type="dxa"/>
          </w:tcPr>
          <w:p w14:paraId="1766492C" w14:textId="77777777" w:rsidR="000C1C5C" w:rsidRDefault="000C1C5C">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211" w:type="dxa"/>
          </w:tcPr>
          <w:p w14:paraId="4A11D40E" w14:textId="77777777" w:rsidR="000C1C5C" w:rsidRDefault="000C1C5C">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0C1C5C" w14:paraId="3E5125C2" w14:textId="77777777" w:rsidTr="00DD5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27F63247" w14:textId="6124BD5B" w:rsidR="000C1C5C" w:rsidRDefault="00DD5C81">
            <w:pPr>
              <w:ind w:left="0"/>
              <w:rPr>
                <w:lang w:val="en-US"/>
              </w:rPr>
            </w:pPr>
            <w:r>
              <w:rPr>
                <w:lang w:val="en-US"/>
              </w:rPr>
              <w:t>Co-</w:t>
            </w:r>
            <w:r w:rsidR="000C1C5C">
              <w:rPr>
                <w:lang w:val="en-US"/>
              </w:rPr>
              <w:t>Producer ID</w:t>
            </w:r>
          </w:p>
        </w:tc>
        <w:tc>
          <w:tcPr>
            <w:tcW w:w="3062" w:type="dxa"/>
          </w:tcPr>
          <w:p w14:paraId="2AF387A4" w14:textId="77777777" w:rsidR="000C1C5C" w:rsidRDefault="000C1C5C">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3211" w:type="dxa"/>
          </w:tcPr>
          <w:p w14:paraId="5BA75ABF" w14:textId="0AFD9554" w:rsidR="000C1C5C" w:rsidRDefault="00DD5C81">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C</w:t>
            </w:r>
            <w:r w:rsidR="000C1C5C">
              <w:rPr>
                <w:lang w:val="en-US"/>
              </w:rPr>
              <w:t>001</w:t>
            </w:r>
          </w:p>
        </w:tc>
      </w:tr>
      <w:tr w:rsidR="000C1C5C" w14:paraId="395F851D" w14:textId="77777777" w:rsidTr="00DD5C81">
        <w:tc>
          <w:tcPr>
            <w:cnfStyle w:val="001000000000" w:firstRow="0" w:lastRow="0" w:firstColumn="1" w:lastColumn="0" w:oddVBand="0" w:evenVBand="0" w:oddHBand="0" w:evenHBand="0" w:firstRowFirstColumn="0" w:firstRowLastColumn="0" w:lastRowFirstColumn="0" w:lastRowLastColumn="0"/>
            <w:tcW w:w="3077" w:type="dxa"/>
          </w:tcPr>
          <w:p w14:paraId="4A224B2F" w14:textId="77777777" w:rsidR="000C1C5C" w:rsidRDefault="000C1C5C">
            <w:pPr>
              <w:ind w:left="0"/>
              <w:rPr>
                <w:lang w:val="en-US"/>
              </w:rPr>
            </w:pPr>
            <w:r>
              <w:rPr>
                <w:lang w:val="en-US"/>
              </w:rPr>
              <w:t>Name</w:t>
            </w:r>
          </w:p>
        </w:tc>
        <w:tc>
          <w:tcPr>
            <w:tcW w:w="3062" w:type="dxa"/>
          </w:tcPr>
          <w:p w14:paraId="20AB1D66" w14:textId="77777777" w:rsidR="000C1C5C" w:rsidRDefault="000C1C5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211" w:type="dxa"/>
          </w:tcPr>
          <w:p w14:paraId="5F9384EE" w14:textId="4DAF69C3" w:rsidR="000C1C5C" w:rsidRDefault="0013470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Obama Ribeiro</w:t>
            </w:r>
          </w:p>
        </w:tc>
      </w:tr>
      <w:tr w:rsidR="000C1C5C" w14:paraId="363C5CA9" w14:textId="77777777" w:rsidTr="00DD5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20827D88" w14:textId="77777777" w:rsidR="000C1C5C" w:rsidRDefault="000C1C5C">
            <w:pPr>
              <w:ind w:left="0"/>
              <w:rPr>
                <w:lang w:val="en-US"/>
              </w:rPr>
            </w:pPr>
            <w:r>
              <w:rPr>
                <w:lang w:val="en-US"/>
              </w:rPr>
              <w:t>Contact Information</w:t>
            </w:r>
          </w:p>
        </w:tc>
        <w:tc>
          <w:tcPr>
            <w:tcW w:w="3062" w:type="dxa"/>
          </w:tcPr>
          <w:p w14:paraId="491695A2" w14:textId="77777777" w:rsidR="000C1C5C" w:rsidRDefault="000C1C5C">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211" w:type="dxa"/>
          </w:tcPr>
          <w:p w14:paraId="02774FC8" w14:textId="449E588E" w:rsidR="000C1C5C" w:rsidRDefault="0013470C">
            <w:pPr>
              <w:ind w:left="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ObamaRibeiro</w:t>
            </w:r>
            <w:r w:rsidR="000C1C5C">
              <w:rPr>
                <w:lang w:val="en-US"/>
              </w:rPr>
              <w:t>@</w:t>
            </w:r>
            <w:proofErr w:type="gramStart"/>
            <w:r w:rsidR="000C1C5C">
              <w:rPr>
                <w:lang w:val="en-US"/>
              </w:rPr>
              <w:t>example,com</w:t>
            </w:r>
            <w:proofErr w:type="spellEnd"/>
            <w:proofErr w:type="gramEnd"/>
            <w:r w:rsidR="000C1C5C">
              <w:rPr>
                <w:lang w:val="en-US"/>
              </w:rPr>
              <w:t>, 9</w:t>
            </w:r>
            <w:r>
              <w:rPr>
                <w:lang w:val="en-US"/>
              </w:rPr>
              <w:t>4</w:t>
            </w:r>
            <w:r w:rsidR="000C1C5C">
              <w:rPr>
                <w:lang w:val="en-US"/>
              </w:rPr>
              <w:t>2</w:t>
            </w:r>
            <w:r>
              <w:rPr>
                <w:lang w:val="en-US"/>
              </w:rPr>
              <w:t>4</w:t>
            </w:r>
            <w:r w:rsidR="000C1C5C">
              <w:rPr>
                <w:lang w:val="en-US"/>
              </w:rPr>
              <w:t>45</w:t>
            </w:r>
            <w:r>
              <w:rPr>
                <w:lang w:val="en-US"/>
              </w:rPr>
              <w:t>7</w:t>
            </w:r>
            <w:r w:rsidR="000C1C5C">
              <w:rPr>
                <w:lang w:val="en-US"/>
              </w:rPr>
              <w:t>78</w:t>
            </w:r>
          </w:p>
        </w:tc>
      </w:tr>
      <w:tr w:rsidR="000C1C5C" w14:paraId="3AD9E0B7" w14:textId="77777777" w:rsidTr="00DD5C81">
        <w:tc>
          <w:tcPr>
            <w:cnfStyle w:val="001000000000" w:firstRow="0" w:lastRow="0" w:firstColumn="1" w:lastColumn="0" w:oddVBand="0" w:evenVBand="0" w:oddHBand="0" w:evenHBand="0" w:firstRowFirstColumn="0" w:firstRowLastColumn="0" w:lastRowFirstColumn="0" w:lastRowLastColumn="0"/>
            <w:tcW w:w="3077" w:type="dxa"/>
          </w:tcPr>
          <w:p w14:paraId="44BB914B" w14:textId="259D3464" w:rsidR="000C1C5C" w:rsidRDefault="00DD5C81">
            <w:pPr>
              <w:ind w:left="0"/>
              <w:rPr>
                <w:lang w:val="en-US"/>
              </w:rPr>
            </w:pPr>
            <w:proofErr w:type="spellStart"/>
            <w:r>
              <w:t>Purchase</w:t>
            </w:r>
            <w:proofErr w:type="spellEnd"/>
            <w:r>
              <w:t xml:space="preserve"> </w:t>
            </w:r>
            <w:proofErr w:type="spellStart"/>
            <w:r>
              <w:t>History</w:t>
            </w:r>
            <w:proofErr w:type="spellEnd"/>
          </w:p>
        </w:tc>
        <w:tc>
          <w:tcPr>
            <w:tcW w:w="3062" w:type="dxa"/>
          </w:tcPr>
          <w:p w14:paraId="6AC1C92E" w14:textId="77777777" w:rsidR="000C1C5C" w:rsidRDefault="000C1C5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List</w:t>
            </w:r>
          </w:p>
        </w:tc>
        <w:tc>
          <w:tcPr>
            <w:tcW w:w="3211" w:type="dxa"/>
          </w:tcPr>
          <w:p w14:paraId="274FC8DF" w14:textId="77777777" w:rsidR="000C1C5C" w:rsidRDefault="000C1C5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[Banana, </w:t>
            </w:r>
            <w:proofErr w:type="spellStart"/>
            <w:r>
              <w:rPr>
                <w:lang w:val="en-US"/>
              </w:rPr>
              <w:t>Maçã</w:t>
            </w:r>
            <w:proofErr w:type="spellEnd"/>
            <w:r>
              <w:rPr>
                <w:lang w:val="en-US"/>
              </w:rPr>
              <w:t>]</w:t>
            </w:r>
          </w:p>
        </w:tc>
      </w:tr>
    </w:tbl>
    <w:p w14:paraId="1D64A090" w14:textId="77777777" w:rsidR="00731E03" w:rsidRDefault="00731E03" w:rsidP="005B1349"/>
    <w:p w14:paraId="2BCF169B" w14:textId="4C353859" w:rsidR="00600147" w:rsidRDefault="00DE2C05" w:rsidP="00760636">
      <w:pPr>
        <w:pStyle w:val="Ttulo3"/>
        <w:numPr>
          <w:ilvl w:val="2"/>
          <w:numId w:val="35"/>
        </w:numPr>
      </w:pPr>
      <w:bookmarkStart w:id="58" w:name="_Toc182172873"/>
      <w:r w:rsidRPr="00DE2C05">
        <w:t xml:space="preserve">AMAP </w:t>
      </w:r>
      <w:proofErr w:type="spellStart"/>
      <w:r w:rsidRPr="00DE2C05">
        <w:t>Administrator</w:t>
      </w:r>
      <w:bookmarkEnd w:id="58"/>
      <w:proofErr w:type="spellEnd"/>
    </w:p>
    <w:p w14:paraId="26ECD77D" w14:textId="77777777" w:rsidR="00DE2C05" w:rsidRPr="00DE2C05" w:rsidRDefault="00DE2C05" w:rsidP="00DE2C05"/>
    <w:tbl>
      <w:tblPr>
        <w:tblStyle w:val="TabeladeGrelha4-Destaque4"/>
        <w:tblW w:w="0" w:type="auto"/>
        <w:tblLook w:val="04A0" w:firstRow="1" w:lastRow="0" w:firstColumn="1" w:lastColumn="0" w:noHBand="0" w:noVBand="1"/>
      </w:tblPr>
      <w:tblGrid>
        <w:gridCol w:w="3077"/>
        <w:gridCol w:w="3062"/>
        <w:gridCol w:w="3211"/>
      </w:tblGrid>
      <w:tr w:rsidR="00DE2C05" w14:paraId="003640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21F914DC" w14:textId="77777777" w:rsidR="00DE2C05" w:rsidRDefault="00DE2C05">
            <w:pPr>
              <w:ind w:left="0"/>
              <w:jc w:val="center"/>
              <w:rPr>
                <w:lang w:val="en-US"/>
              </w:rPr>
            </w:pPr>
            <w:r>
              <w:rPr>
                <w:lang w:val="en-US"/>
              </w:rPr>
              <w:t>Field Name</w:t>
            </w:r>
          </w:p>
        </w:tc>
        <w:tc>
          <w:tcPr>
            <w:tcW w:w="3062" w:type="dxa"/>
          </w:tcPr>
          <w:p w14:paraId="6BA207BF" w14:textId="77777777" w:rsidR="00DE2C05" w:rsidRDefault="00DE2C05">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211" w:type="dxa"/>
          </w:tcPr>
          <w:p w14:paraId="421023B2" w14:textId="77777777" w:rsidR="00DE2C05" w:rsidRDefault="00DE2C05">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DE2C05" w14:paraId="3344F9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3C554A5D" w14:textId="481BF0F9" w:rsidR="00DE2C05" w:rsidRDefault="00E9166C">
            <w:pPr>
              <w:ind w:left="0"/>
              <w:rPr>
                <w:lang w:val="en-US"/>
              </w:rPr>
            </w:pPr>
            <w:r>
              <w:rPr>
                <w:lang w:val="en-US"/>
              </w:rPr>
              <w:t>Admin</w:t>
            </w:r>
            <w:r w:rsidR="00DE2C05">
              <w:rPr>
                <w:lang w:val="en-US"/>
              </w:rPr>
              <w:t xml:space="preserve"> ID</w:t>
            </w:r>
          </w:p>
        </w:tc>
        <w:tc>
          <w:tcPr>
            <w:tcW w:w="3062" w:type="dxa"/>
          </w:tcPr>
          <w:p w14:paraId="2F129FCA" w14:textId="77777777" w:rsidR="00DE2C05" w:rsidRDefault="00DE2C05">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3211" w:type="dxa"/>
          </w:tcPr>
          <w:p w14:paraId="7888CD9D" w14:textId="77777777" w:rsidR="00DE2C05" w:rsidRDefault="00DE2C05">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C001</w:t>
            </w:r>
          </w:p>
        </w:tc>
      </w:tr>
      <w:tr w:rsidR="00DE2C05" w14:paraId="736D7072" w14:textId="77777777">
        <w:tc>
          <w:tcPr>
            <w:cnfStyle w:val="001000000000" w:firstRow="0" w:lastRow="0" w:firstColumn="1" w:lastColumn="0" w:oddVBand="0" w:evenVBand="0" w:oddHBand="0" w:evenHBand="0" w:firstRowFirstColumn="0" w:firstRowLastColumn="0" w:lastRowFirstColumn="0" w:lastRowLastColumn="0"/>
            <w:tcW w:w="3077" w:type="dxa"/>
          </w:tcPr>
          <w:p w14:paraId="783580C4" w14:textId="3B653606" w:rsidR="00DE2C05" w:rsidRDefault="00DE2C05">
            <w:pPr>
              <w:ind w:left="0"/>
              <w:rPr>
                <w:lang w:val="en-US"/>
              </w:rPr>
            </w:pPr>
            <w:r>
              <w:rPr>
                <w:lang w:val="en-US"/>
              </w:rPr>
              <w:t>Name</w:t>
            </w:r>
          </w:p>
        </w:tc>
        <w:tc>
          <w:tcPr>
            <w:tcW w:w="3062" w:type="dxa"/>
          </w:tcPr>
          <w:p w14:paraId="3799E6D3" w14:textId="77777777" w:rsidR="00DE2C05" w:rsidRDefault="00DE2C05">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211" w:type="dxa"/>
          </w:tcPr>
          <w:p w14:paraId="2638FDCD" w14:textId="5435DF24" w:rsidR="00DE2C05" w:rsidRDefault="004B37E5">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Abo</w:t>
            </w:r>
            <w:r w:rsidR="00B75040">
              <w:rPr>
                <w:lang w:val="en-US"/>
              </w:rPr>
              <w:t>ubacar Katty</w:t>
            </w:r>
          </w:p>
        </w:tc>
      </w:tr>
      <w:tr w:rsidR="00DE2C05" w14:paraId="287F98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487FB07D" w14:textId="59B0080F" w:rsidR="00DE2C05" w:rsidRDefault="00E9166C">
            <w:pPr>
              <w:ind w:left="0"/>
              <w:rPr>
                <w:lang w:val="en-US"/>
              </w:rPr>
            </w:pPr>
            <w:r>
              <w:rPr>
                <w:lang w:val="en-US"/>
              </w:rPr>
              <w:t>Role</w:t>
            </w:r>
          </w:p>
        </w:tc>
        <w:tc>
          <w:tcPr>
            <w:tcW w:w="3062" w:type="dxa"/>
          </w:tcPr>
          <w:p w14:paraId="65A2749D" w14:textId="77777777" w:rsidR="00DE2C05" w:rsidRDefault="00DE2C05">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211" w:type="dxa"/>
          </w:tcPr>
          <w:p w14:paraId="246096A2" w14:textId="6117AE0D" w:rsidR="00DE2C05" w:rsidRDefault="00000EE0">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Product Owner</w:t>
            </w:r>
          </w:p>
        </w:tc>
      </w:tr>
      <w:tr w:rsidR="00DE2C05" w14:paraId="23376935" w14:textId="77777777">
        <w:tc>
          <w:tcPr>
            <w:cnfStyle w:val="001000000000" w:firstRow="0" w:lastRow="0" w:firstColumn="1" w:lastColumn="0" w:oddVBand="0" w:evenVBand="0" w:oddHBand="0" w:evenHBand="0" w:firstRowFirstColumn="0" w:firstRowLastColumn="0" w:lastRowFirstColumn="0" w:lastRowLastColumn="0"/>
            <w:tcW w:w="3077" w:type="dxa"/>
          </w:tcPr>
          <w:p w14:paraId="420648D6" w14:textId="2ECE8E3D" w:rsidR="00DE2C05" w:rsidRDefault="00E9166C">
            <w:pPr>
              <w:ind w:left="0"/>
              <w:rPr>
                <w:lang w:val="en-US"/>
              </w:rPr>
            </w:pPr>
            <w:proofErr w:type="spellStart"/>
            <w:r>
              <w:t>Contact</w:t>
            </w:r>
            <w:proofErr w:type="spellEnd"/>
            <w:r>
              <w:t xml:space="preserve"> </w:t>
            </w:r>
            <w:proofErr w:type="spellStart"/>
            <w:r>
              <w:t>Information</w:t>
            </w:r>
            <w:proofErr w:type="spellEnd"/>
          </w:p>
        </w:tc>
        <w:tc>
          <w:tcPr>
            <w:tcW w:w="3062" w:type="dxa"/>
          </w:tcPr>
          <w:p w14:paraId="06251409" w14:textId="22EDDF7C" w:rsidR="00DE2C05" w:rsidRDefault="00E9166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211" w:type="dxa"/>
          </w:tcPr>
          <w:p w14:paraId="577E4C06" w14:textId="3071C92C" w:rsidR="00DE2C05" w:rsidRDefault="004E2BE6">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AK</w:t>
            </w:r>
            <w:r w:rsidR="00D85EDF">
              <w:rPr>
                <w:lang w:val="en-US"/>
              </w:rPr>
              <w:t>@example.com</w:t>
            </w:r>
          </w:p>
        </w:tc>
      </w:tr>
    </w:tbl>
    <w:p w14:paraId="44A93E7D" w14:textId="77777777" w:rsidR="00600147" w:rsidRDefault="00600147" w:rsidP="005B1349"/>
    <w:p w14:paraId="7ADFCC08" w14:textId="77777777" w:rsidR="00E16C06" w:rsidRPr="00934E99" w:rsidRDefault="00E16C06" w:rsidP="00760636">
      <w:pPr>
        <w:pStyle w:val="estilousecases"/>
        <w:numPr>
          <w:ilvl w:val="1"/>
          <w:numId w:val="41"/>
        </w:numPr>
        <w:ind w:left="851"/>
        <w:rPr>
          <w:lang w:val="en-US"/>
        </w:rPr>
      </w:pPr>
      <w:bookmarkStart w:id="59" w:name="_Toc182172874"/>
      <w:r w:rsidRPr="00934E99">
        <w:rPr>
          <w:lang w:val="en-US"/>
        </w:rPr>
        <w:t>Reports</w:t>
      </w:r>
      <w:bookmarkEnd w:id="59"/>
    </w:p>
    <w:p w14:paraId="70A347FD" w14:textId="1D124AB4" w:rsidR="00BD6CAD" w:rsidRDefault="00413C6D" w:rsidP="00CE5826">
      <w:pPr>
        <w:ind w:left="0"/>
        <w:jc w:val="both"/>
        <w:rPr>
          <w:lang w:val="en-US"/>
        </w:rPr>
      </w:pPr>
      <w:r w:rsidRPr="00413C6D">
        <w:rPr>
          <w:lang w:val="en-US"/>
        </w:rPr>
        <w:t>This section provides an overview of the different reports that will be generated by the system, including details on subscriptions, payments, cycle statistics, and consumer purchases. These reports are essential for tracking financials, monitoring the performance of each cycle, and keeping co</w:t>
      </w:r>
      <w:r w:rsidR="00221CDD">
        <w:rPr>
          <w:lang w:val="en-US"/>
        </w:rPr>
        <w:t>-</w:t>
      </w:r>
      <w:proofErr w:type="gramStart"/>
      <w:r w:rsidR="00221CDD">
        <w:rPr>
          <w:lang w:val="en-US"/>
        </w:rPr>
        <w:t>producer</w:t>
      </w:r>
      <w:proofErr w:type="gramEnd"/>
      <w:r w:rsidRPr="00413C6D">
        <w:rPr>
          <w:lang w:val="en-US"/>
        </w:rPr>
        <w:t xml:space="preserve"> informed about their purchasing activities. Below are examples of the types of reports and their key elements:</w:t>
      </w:r>
    </w:p>
    <w:p w14:paraId="1253B9F7" w14:textId="77777777" w:rsidR="00413C6D" w:rsidRDefault="00413C6D" w:rsidP="00D9726A">
      <w:pPr>
        <w:rPr>
          <w:lang w:val="en-US"/>
        </w:rPr>
      </w:pPr>
    </w:p>
    <w:p w14:paraId="562BFFA4" w14:textId="6F6361A7" w:rsidR="00413C6D" w:rsidRDefault="000F08BD" w:rsidP="00760636">
      <w:pPr>
        <w:pStyle w:val="Ttulo3"/>
        <w:numPr>
          <w:ilvl w:val="2"/>
          <w:numId w:val="36"/>
        </w:numPr>
      </w:pPr>
      <w:bookmarkStart w:id="60" w:name="_Toc182172875"/>
      <w:proofErr w:type="spellStart"/>
      <w:r w:rsidRPr="000F08BD">
        <w:t>Subscription</w:t>
      </w:r>
      <w:proofErr w:type="spellEnd"/>
      <w:r w:rsidRPr="000F08BD">
        <w:t xml:space="preserve"> </w:t>
      </w:r>
      <w:proofErr w:type="spellStart"/>
      <w:r w:rsidRPr="000F08BD">
        <w:t>and</w:t>
      </w:r>
      <w:proofErr w:type="spellEnd"/>
      <w:r w:rsidRPr="000F08BD">
        <w:t xml:space="preserve"> </w:t>
      </w:r>
      <w:proofErr w:type="spellStart"/>
      <w:r w:rsidRPr="000F08BD">
        <w:t>Payment</w:t>
      </w:r>
      <w:proofErr w:type="spellEnd"/>
      <w:r w:rsidRPr="000F08BD">
        <w:t xml:space="preserve"> </w:t>
      </w:r>
      <w:proofErr w:type="spellStart"/>
      <w:r w:rsidRPr="000F08BD">
        <w:t>Report</w:t>
      </w:r>
      <w:bookmarkEnd w:id="60"/>
      <w:proofErr w:type="spellEnd"/>
    </w:p>
    <w:p w14:paraId="2A15FF2F" w14:textId="77777777" w:rsidR="000F08BD" w:rsidRDefault="000F08BD" w:rsidP="000F08BD"/>
    <w:tbl>
      <w:tblPr>
        <w:tblStyle w:val="TabeladeGrelha4-Destaque5"/>
        <w:tblW w:w="0" w:type="auto"/>
        <w:tblLook w:val="04A0" w:firstRow="1" w:lastRow="0" w:firstColumn="1" w:lastColumn="0" w:noHBand="0" w:noVBand="1"/>
      </w:tblPr>
      <w:tblGrid>
        <w:gridCol w:w="1558"/>
        <w:gridCol w:w="1558"/>
        <w:gridCol w:w="1558"/>
        <w:gridCol w:w="1558"/>
        <w:gridCol w:w="1559"/>
        <w:gridCol w:w="1559"/>
      </w:tblGrid>
      <w:tr w:rsidR="001F540C" w14:paraId="39ED7DE1" w14:textId="77777777" w:rsidTr="001F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DED31ED" w14:textId="1576EEB0" w:rsidR="001F540C" w:rsidRDefault="00312818" w:rsidP="000F08BD">
            <w:pPr>
              <w:ind w:left="0"/>
            </w:pPr>
            <w:proofErr w:type="spellStart"/>
            <w:r>
              <w:t>Subscription</w:t>
            </w:r>
            <w:proofErr w:type="spellEnd"/>
            <w:r>
              <w:t xml:space="preserve"> ID</w:t>
            </w:r>
          </w:p>
        </w:tc>
        <w:tc>
          <w:tcPr>
            <w:tcW w:w="1558" w:type="dxa"/>
          </w:tcPr>
          <w:p w14:paraId="6FA13786" w14:textId="025148CE" w:rsidR="001F540C" w:rsidRDefault="00312818" w:rsidP="000F08BD">
            <w:pPr>
              <w:ind w:left="0"/>
              <w:cnfStyle w:val="100000000000" w:firstRow="1" w:lastRow="0" w:firstColumn="0" w:lastColumn="0" w:oddVBand="0" w:evenVBand="0" w:oddHBand="0" w:evenHBand="0" w:firstRowFirstColumn="0" w:firstRowLastColumn="0" w:lastRowFirstColumn="0" w:lastRowLastColumn="0"/>
            </w:pPr>
            <w:proofErr w:type="spellStart"/>
            <w:r>
              <w:t>Co-Producer</w:t>
            </w:r>
            <w:proofErr w:type="spellEnd"/>
            <w:r>
              <w:t xml:space="preserve"> </w:t>
            </w:r>
            <w:proofErr w:type="spellStart"/>
            <w:r>
              <w:t>Name</w:t>
            </w:r>
            <w:proofErr w:type="spellEnd"/>
          </w:p>
        </w:tc>
        <w:tc>
          <w:tcPr>
            <w:tcW w:w="1558" w:type="dxa"/>
          </w:tcPr>
          <w:p w14:paraId="16DBF523" w14:textId="38A9E4B2"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Product</w:t>
            </w:r>
            <w:proofErr w:type="spellEnd"/>
            <w:r>
              <w:t xml:space="preserve"> </w:t>
            </w:r>
            <w:proofErr w:type="spellStart"/>
            <w:r>
              <w:t>Name</w:t>
            </w:r>
            <w:proofErr w:type="spellEnd"/>
          </w:p>
        </w:tc>
        <w:tc>
          <w:tcPr>
            <w:tcW w:w="1558" w:type="dxa"/>
          </w:tcPr>
          <w:p w14:paraId="0F57F119" w14:textId="0B7C492A"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Subscription</w:t>
            </w:r>
            <w:proofErr w:type="spellEnd"/>
            <w:r>
              <w:t xml:space="preserve"> Date</w:t>
            </w:r>
          </w:p>
        </w:tc>
        <w:tc>
          <w:tcPr>
            <w:tcW w:w="1559" w:type="dxa"/>
          </w:tcPr>
          <w:p w14:paraId="3BC8F418" w14:textId="7A689C5F"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Amount</w:t>
            </w:r>
            <w:proofErr w:type="spellEnd"/>
            <w:r>
              <w:t xml:space="preserve"> </w:t>
            </w:r>
            <w:proofErr w:type="spellStart"/>
            <w:r>
              <w:t>Paid</w:t>
            </w:r>
            <w:proofErr w:type="spellEnd"/>
          </w:p>
        </w:tc>
        <w:tc>
          <w:tcPr>
            <w:tcW w:w="1559" w:type="dxa"/>
          </w:tcPr>
          <w:p w14:paraId="27491669" w14:textId="2C5B9366"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Payment</w:t>
            </w:r>
            <w:proofErr w:type="spellEnd"/>
            <w:r>
              <w:t xml:space="preserve"> Status</w:t>
            </w:r>
          </w:p>
        </w:tc>
      </w:tr>
      <w:tr w:rsidR="001F540C" w14:paraId="495420F7" w14:textId="77777777" w:rsidTr="001F5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703025E" w14:textId="5E558067" w:rsidR="001F540C" w:rsidRDefault="00FB7A82" w:rsidP="000F08BD">
            <w:pPr>
              <w:ind w:left="0"/>
            </w:pPr>
            <w:r>
              <w:t>001</w:t>
            </w:r>
          </w:p>
        </w:tc>
        <w:tc>
          <w:tcPr>
            <w:tcW w:w="1558" w:type="dxa"/>
          </w:tcPr>
          <w:p w14:paraId="797EC3FC" w14:textId="329DD285" w:rsidR="001F540C" w:rsidRDefault="009A16E5" w:rsidP="000F08BD">
            <w:pPr>
              <w:ind w:left="0"/>
              <w:cnfStyle w:val="000000100000" w:firstRow="0" w:lastRow="0" w:firstColumn="0" w:lastColumn="0" w:oddVBand="0" w:evenVBand="0" w:oddHBand="1" w:evenHBand="0" w:firstRowFirstColumn="0" w:firstRowLastColumn="0" w:lastRowFirstColumn="0" w:lastRowLastColumn="0"/>
            </w:pPr>
            <w:r>
              <w:t>Aldo J</w:t>
            </w:r>
            <w:r w:rsidR="00A51D83">
              <w:t>osué</w:t>
            </w:r>
          </w:p>
        </w:tc>
        <w:tc>
          <w:tcPr>
            <w:tcW w:w="1558" w:type="dxa"/>
          </w:tcPr>
          <w:p w14:paraId="0F3193B6" w14:textId="3F722BA3" w:rsidR="001F540C" w:rsidRDefault="00A51D83" w:rsidP="000F08BD">
            <w:pPr>
              <w:ind w:left="0"/>
              <w:cnfStyle w:val="000000100000" w:firstRow="0" w:lastRow="0" w:firstColumn="0" w:lastColumn="0" w:oddVBand="0" w:evenVBand="0" w:oddHBand="1" w:evenHBand="0" w:firstRowFirstColumn="0" w:firstRowLastColumn="0" w:lastRowFirstColumn="0" w:lastRowLastColumn="0"/>
            </w:pPr>
            <w:r>
              <w:t>Banana</w:t>
            </w:r>
          </w:p>
        </w:tc>
        <w:tc>
          <w:tcPr>
            <w:tcW w:w="1558" w:type="dxa"/>
          </w:tcPr>
          <w:p w14:paraId="7BFC55A6" w14:textId="6996BF70" w:rsidR="001F540C" w:rsidRDefault="00A51D83" w:rsidP="000F08BD">
            <w:pPr>
              <w:ind w:left="0"/>
              <w:cnfStyle w:val="000000100000" w:firstRow="0" w:lastRow="0" w:firstColumn="0" w:lastColumn="0" w:oddVBand="0" w:evenVBand="0" w:oddHBand="1" w:evenHBand="0" w:firstRowFirstColumn="0" w:firstRowLastColumn="0" w:lastRowFirstColumn="0" w:lastRowLastColumn="0"/>
            </w:pPr>
            <w:r>
              <w:t>01/10/2024</w:t>
            </w:r>
          </w:p>
        </w:tc>
        <w:tc>
          <w:tcPr>
            <w:tcW w:w="1559" w:type="dxa"/>
          </w:tcPr>
          <w:p w14:paraId="1A6ECBC6" w14:textId="3955279C" w:rsidR="001F540C" w:rsidRDefault="00A51D83" w:rsidP="000F08BD">
            <w:pPr>
              <w:ind w:left="0"/>
              <w:cnfStyle w:val="000000100000" w:firstRow="0" w:lastRow="0" w:firstColumn="0" w:lastColumn="0" w:oddVBand="0" w:evenVBand="0" w:oddHBand="1" w:evenHBand="0" w:firstRowFirstColumn="0" w:firstRowLastColumn="0" w:lastRowFirstColumn="0" w:lastRowLastColumn="0"/>
            </w:pPr>
            <w:r>
              <w:t>30.00</w:t>
            </w:r>
            <w:r w:rsidR="0067056A">
              <w:t>€</w:t>
            </w:r>
          </w:p>
        </w:tc>
        <w:tc>
          <w:tcPr>
            <w:tcW w:w="1559" w:type="dxa"/>
          </w:tcPr>
          <w:p w14:paraId="278C382F" w14:textId="65BD3E20" w:rsidR="001F540C" w:rsidRDefault="0067056A" w:rsidP="000F08BD">
            <w:pPr>
              <w:ind w:left="0"/>
              <w:cnfStyle w:val="000000100000" w:firstRow="0" w:lastRow="0" w:firstColumn="0" w:lastColumn="0" w:oddVBand="0" w:evenVBand="0" w:oddHBand="1" w:evenHBand="0" w:firstRowFirstColumn="0" w:firstRowLastColumn="0" w:lastRowFirstColumn="0" w:lastRowLastColumn="0"/>
            </w:pPr>
            <w:proofErr w:type="spellStart"/>
            <w:r>
              <w:t>Paid</w:t>
            </w:r>
            <w:proofErr w:type="spellEnd"/>
          </w:p>
        </w:tc>
      </w:tr>
      <w:tr w:rsidR="001F540C" w14:paraId="5F612886" w14:textId="77777777" w:rsidTr="001F540C">
        <w:tc>
          <w:tcPr>
            <w:cnfStyle w:val="001000000000" w:firstRow="0" w:lastRow="0" w:firstColumn="1" w:lastColumn="0" w:oddVBand="0" w:evenVBand="0" w:oddHBand="0" w:evenHBand="0" w:firstRowFirstColumn="0" w:firstRowLastColumn="0" w:lastRowFirstColumn="0" w:lastRowLastColumn="0"/>
            <w:tcW w:w="1558" w:type="dxa"/>
          </w:tcPr>
          <w:p w14:paraId="3B817EEB" w14:textId="242C5511" w:rsidR="001F540C" w:rsidRDefault="0067056A" w:rsidP="000F08BD">
            <w:pPr>
              <w:ind w:left="0"/>
            </w:pPr>
            <w:r>
              <w:t>002</w:t>
            </w:r>
          </w:p>
        </w:tc>
        <w:tc>
          <w:tcPr>
            <w:tcW w:w="1558" w:type="dxa"/>
          </w:tcPr>
          <w:p w14:paraId="71EED961" w14:textId="358EED98" w:rsidR="001F540C" w:rsidRDefault="00716EE6" w:rsidP="000F08BD">
            <w:pPr>
              <w:ind w:left="0"/>
              <w:cnfStyle w:val="000000000000" w:firstRow="0" w:lastRow="0" w:firstColumn="0" w:lastColumn="0" w:oddVBand="0" w:evenVBand="0" w:oddHBand="0" w:evenHBand="0" w:firstRowFirstColumn="0" w:firstRowLastColumn="0" w:lastRowFirstColumn="0" w:lastRowLastColumn="0"/>
            </w:pPr>
            <w:r>
              <w:t>Álvaro Madureira</w:t>
            </w:r>
          </w:p>
        </w:tc>
        <w:tc>
          <w:tcPr>
            <w:tcW w:w="1558" w:type="dxa"/>
          </w:tcPr>
          <w:p w14:paraId="73166089" w14:textId="1116EC67" w:rsidR="001F540C" w:rsidRDefault="006423AA" w:rsidP="000F08BD">
            <w:pPr>
              <w:ind w:left="0"/>
              <w:cnfStyle w:val="000000000000" w:firstRow="0" w:lastRow="0" w:firstColumn="0" w:lastColumn="0" w:oddVBand="0" w:evenVBand="0" w:oddHBand="0" w:evenHBand="0" w:firstRowFirstColumn="0" w:firstRowLastColumn="0" w:lastRowFirstColumn="0" w:lastRowLastColumn="0"/>
            </w:pPr>
            <w:r>
              <w:t>Maçã</w:t>
            </w:r>
          </w:p>
        </w:tc>
        <w:tc>
          <w:tcPr>
            <w:tcW w:w="1558" w:type="dxa"/>
          </w:tcPr>
          <w:p w14:paraId="3C82632D" w14:textId="1F435CE3" w:rsidR="001F540C" w:rsidRDefault="006423AA" w:rsidP="000F08BD">
            <w:pPr>
              <w:ind w:left="0"/>
              <w:cnfStyle w:val="000000000000" w:firstRow="0" w:lastRow="0" w:firstColumn="0" w:lastColumn="0" w:oddVBand="0" w:evenVBand="0" w:oddHBand="0" w:evenHBand="0" w:firstRowFirstColumn="0" w:firstRowLastColumn="0" w:lastRowFirstColumn="0" w:lastRowLastColumn="0"/>
            </w:pPr>
            <w:r>
              <w:t>03/10/2024</w:t>
            </w:r>
          </w:p>
        </w:tc>
        <w:tc>
          <w:tcPr>
            <w:tcW w:w="1559" w:type="dxa"/>
          </w:tcPr>
          <w:p w14:paraId="7123957A" w14:textId="188F6410" w:rsidR="001F540C" w:rsidRDefault="006423AA" w:rsidP="000F08BD">
            <w:pPr>
              <w:ind w:left="0"/>
              <w:cnfStyle w:val="000000000000" w:firstRow="0" w:lastRow="0" w:firstColumn="0" w:lastColumn="0" w:oddVBand="0" w:evenVBand="0" w:oddHBand="0" w:evenHBand="0" w:firstRowFirstColumn="0" w:firstRowLastColumn="0" w:lastRowFirstColumn="0" w:lastRowLastColumn="0"/>
            </w:pPr>
            <w:r>
              <w:t>2</w:t>
            </w:r>
            <w:r w:rsidR="00C1231B">
              <w:t>5.00</w:t>
            </w:r>
            <w:r w:rsidR="002D5EAB">
              <w:t>€</w:t>
            </w:r>
          </w:p>
        </w:tc>
        <w:tc>
          <w:tcPr>
            <w:tcW w:w="1559" w:type="dxa"/>
          </w:tcPr>
          <w:p w14:paraId="7D2A6B3E" w14:textId="46EDFE06" w:rsidR="001F540C" w:rsidRDefault="002D5EAB" w:rsidP="000F08BD">
            <w:pPr>
              <w:ind w:left="0"/>
              <w:cnfStyle w:val="000000000000" w:firstRow="0" w:lastRow="0" w:firstColumn="0" w:lastColumn="0" w:oddVBand="0" w:evenVBand="0" w:oddHBand="0" w:evenHBand="0" w:firstRowFirstColumn="0" w:firstRowLastColumn="0" w:lastRowFirstColumn="0" w:lastRowLastColumn="0"/>
            </w:pPr>
            <w:proofErr w:type="spellStart"/>
            <w:r>
              <w:t>Pending</w:t>
            </w:r>
            <w:proofErr w:type="spellEnd"/>
          </w:p>
        </w:tc>
      </w:tr>
    </w:tbl>
    <w:p w14:paraId="6DBE99B4" w14:textId="77777777" w:rsidR="000F08BD" w:rsidRPr="000F08BD" w:rsidRDefault="000F08BD" w:rsidP="000F08BD"/>
    <w:p w14:paraId="1A6C0AAC" w14:textId="44F7D46C" w:rsidR="00E70992" w:rsidRPr="00E70992" w:rsidRDefault="00BD6CAD" w:rsidP="00760636">
      <w:pPr>
        <w:pStyle w:val="Ttulo3"/>
        <w:numPr>
          <w:ilvl w:val="2"/>
          <w:numId w:val="36"/>
        </w:numPr>
      </w:pPr>
      <w:r>
        <w:rPr>
          <w:lang w:val="en-US"/>
        </w:rPr>
        <w:br w:type="page"/>
      </w:r>
      <w:bookmarkStart w:id="61" w:name="_Toc182172876"/>
      <w:proofErr w:type="spellStart"/>
      <w:r w:rsidR="008008A8">
        <w:lastRenderedPageBreak/>
        <w:t>Cycle</w:t>
      </w:r>
      <w:proofErr w:type="spellEnd"/>
      <w:r w:rsidR="008008A8">
        <w:t xml:space="preserve"> </w:t>
      </w:r>
      <w:proofErr w:type="spellStart"/>
      <w:r w:rsidR="008008A8">
        <w:t>statics</w:t>
      </w:r>
      <w:proofErr w:type="spellEnd"/>
      <w:r w:rsidR="008008A8">
        <w:t xml:space="preserve"> </w:t>
      </w:r>
      <w:proofErr w:type="spellStart"/>
      <w:r w:rsidR="008008A8">
        <w:t>reports</w:t>
      </w:r>
      <w:bookmarkEnd w:id="61"/>
      <w:proofErr w:type="spellEnd"/>
    </w:p>
    <w:p w14:paraId="1EDD6543" w14:textId="77777777" w:rsidR="008A2D7E" w:rsidRDefault="008A2D7E" w:rsidP="008A2D7E"/>
    <w:tbl>
      <w:tblPr>
        <w:tblStyle w:val="TabeladeGrelha4-Destaque5"/>
        <w:tblW w:w="0" w:type="auto"/>
        <w:tblLook w:val="04A0" w:firstRow="1" w:lastRow="0" w:firstColumn="1" w:lastColumn="0" w:noHBand="0" w:noVBand="1"/>
      </w:tblPr>
      <w:tblGrid>
        <w:gridCol w:w="1558"/>
        <w:gridCol w:w="1558"/>
        <w:gridCol w:w="1558"/>
        <w:gridCol w:w="1558"/>
        <w:gridCol w:w="1559"/>
        <w:gridCol w:w="1559"/>
      </w:tblGrid>
      <w:tr w:rsidR="008A2D7E" w14:paraId="2936D7A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A35F869" w14:textId="37FE2E45" w:rsidR="008A2D7E" w:rsidRDefault="00E85271">
            <w:pPr>
              <w:ind w:left="0"/>
            </w:pPr>
            <w:proofErr w:type="spellStart"/>
            <w:r>
              <w:t>Cycle</w:t>
            </w:r>
            <w:proofErr w:type="spellEnd"/>
            <w:r>
              <w:t xml:space="preserve"> ID</w:t>
            </w:r>
          </w:p>
        </w:tc>
        <w:tc>
          <w:tcPr>
            <w:tcW w:w="1558" w:type="dxa"/>
          </w:tcPr>
          <w:p w14:paraId="6387CAD5" w14:textId="661F434D" w:rsidR="008A2D7E" w:rsidRDefault="00E85271">
            <w:pPr>
              <w:ind w:left="0"/>
              <w:cnfStyle w:val="100000000000" w:firstRow="1" w:lastRow="0" w:firstColumn="0" w:lastColumn="0" w:oddVBand="0" w:evenVBand="0" w:oddHBand="0" w:evenHBand="0" w:firstRowFirstColumn="0" w:firstRowLastColumn="0" w:lastRowFirstColumn="0" w:lastRowLastColumn="0"/>
            </w:pPr>
            <w:proofErr w:type="spellStart"/>
            <w:r>
              <w:t>Product</w:t>
            </w:r>
            <w:proofErr w:type="spellEnd"/>
            <w:r w:rsidR="008A2D7E">
              <w:t xml:space="preserve"> </w:t>
            </w:r>
            <w:proofErr w:type="spellStart"/>
            <w:r w:rsidR="008A2D7E">
              <w:t>Name</w:t>
            </w:r>
            <w:proofErr w:type="spellEnd"/>
          </w:p>
        </w:tc>
        <w:tc>
          <w:tcPr>
            <w:tcW w:w="1558" w:type="dxa"/>
          </w:tcPr>
          <w:p w14:paraId="6B7D27E4" w14:textId="0F114FE2" w:rsidR="008A2D7E" w:rsidRDefault="007A299A">
            <w:pPr>
              <w:ind w:left="0"/>
              <w:cnfStyle w:val="100000000000" w:firstRow="1" w:lastRow="0" w:firstColumn="0" w:lastColumn="0" w:oddVBand="0" w:evenVBand="0" w:oddHBand="0" w:evenHBand="0" w:firstRowFirstColumn="0" w:firstRowLastColumn="0" w:lastRowFirstColumn="0" w:lastRowLastColumn="0"/>
            </w:pPr>
            <w:r>
              <w:t xml:space="preserve">Total </w:t>
            </w:r>
            <w:proofErr w:type="spellStart"/>
            <w:r>
              <w:t>Quantity</w:t>
            </w:r>
            <w:proofErr w:type="spellEnd"/>
            <w:r>
              <w:t xml:space="preserve"> </w:t>
            </w:r>
            <w:proofErr w:type="spellStart"/>
            <w:r>
              <w:t>Ordered</w:t>
            </w:r>
            <w:proofErr w:type="spellEnd"/>
          </w:p>
        </w:tc>
        <w:tc>
          <w:tcPr>
            <w:tcW w:w="1558" w:type="dxa"/>
          </w:tcPr>
          <w:p w14:paraId="3B703FDA" w14:textId="64D16797" w:rsidR="008A2D7E" w:rsidRDefault="00855AB3">
            <w:pPr>
              <w:ind w:left="0"/>
              <w:cnfStyle w:val="100000000000" w:firstRow="1" w:lastRow="0" w:firstColumn="0" w:lastColumn="0" w:oddVBand="0" w:evenVBand="0" w:oddHBand="0" w:evenHBand="0" w:firstRowFirstColumn="0" w:firstRowLastColumn="0" w:lastRowFirstColumn="0" w:lastRowLastColumn="0"/>
            </w:pPr>
            <w:proofErr w:type="spellStart"/>
            <w:r>
              <w:t>Delivery</w:t>
            </w:r>
            <w:proofErr w:type="spellEnd"/>
            <w:r>
              <w:t xml:space="preserve"> </w:t>
            </w:r>
            <w:proofErr w:type="spellStart"/>
            <w:r>
              <w:t>Frequency</w:t>
            </w:r>
            <w:proofErr w:type="spellEnd"/>
          </w:p>
        </w:tc>
        <w:tc>
          <w:tcPr>
            <w:tcW w:w="1559" w:type="dxa"/>
          </w:tcPr>
          <w:p w14:paraId="5C4E68EF" w14:textId="53A15A63" w:rsidR="008A2D7E" w:rsidRDefault="00855AB3">
            <w:pPr>
              <w:ind w:left="0"/>
              <w:cnfStyle w:val="100000000000" w:firstRow="1" w:lastRow="0" w:firstColumn="0" w:lastColumn="0" w:oddVBand="0" w:evenVBand="0" w:oddHBand="0" w:evenHBand="0" w:firstRowFirstColumn="0" w:firstRowLastColumn="0" w:lastRowFirstColumn="0" w:lastRowLastColumn="0"/>
            </w:pPr>
            <w:proofErr w:type="spellStart"/>
            <w:r>
              <w:t>Available</w:t>
            </w:r>
            <w:proofErr w:type="spellEnd"/>
            <w:r>
              <w:t xml:space="preserve"> </w:t>
            </w:r>
            <w:proofErr w:type="spellStart"/>
            <w:r>
              <w:t>Quantity</w:t>
            </w:r>
            <w:proofErr w:type="spellEnd"/>
          </w:p>
        </w:tc>
        <w:tc>
          <w:tcPr>
            <w:tcW w:w="1559" w:type="dxa"/>
          </w:tcPr>
          <w:p w14:paraId="471C7164" w14:textId="663B501B" w:rsidR="008A2D7E" w:rsidRDefault="00855AB3">
            <w:pPr>
              <w:ind w:left="0"/>
              <w:cnfStyle w:val="100000000000" w:firstRow="1" w:lastRow="0" w:firstColumn="0" w:lastColumn="0" w:oddVBand="0" w:evenVBand="0" w:oddHBand="0" w:evenHBand="0" w:firstRowFirstColumn="0" w:firstRowLastColumn="0" w:lastRowFirstColumn="0" w:lastRowLastColumn="0"/>
            </w:pPr>
            <w:proofErr w:type="spellStart"/>
            <w:r>
              <w:t>Delivery</w:t>
            </w:r>
            <w:proofErr w:type="spellEnd"/>
            <w:r>
              <w:t xml:space="preserve"> Date</w:t>
            </w:r>
          </w:p>
        </w:tc>
      </w:tr>
      <w:tr w:rsidR="008A2D7E" w14:paraId="7C9D0E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7FB0E36" w14:textId="77777777" w:rsidR="008A2D7E" w:rsidRDefault="008A2D7E">
            <w:pPr>
              <w:ind w:left="0"/>
            </w:pPr>
            <w:r>
              <w:t>001</w:t>
            </w:r>
          </w:p>
        </w:tc>
        <w:tc>
          <w:tcPr>
            <w:tcW w:w="1558" w:type="dxa"/>
          </w:tcPr>
          <w:p w14:paraId="355CF579" w14:textId="2E6701D0" w:rsidR="008A2D7E" w:rsidRDefault="00855AB3">
            <w:pPr>
              <w:ind w:left="0"/>
              <w:cnfStyle w:val="000000100000" w:firstRow="0" w:lastRow="0" w:firstColumn="0" w:lastColumn="0" w:oddVBand="0" w:evenVBand="0" w:oddHBand="1" w:evenHBand="0" w:firstRowFirstColumn="0" w:firstRowLastColumn="0" w:lastRowFirstColumn="0" w:lastRowLastColumn="0"/>
            </w:pPr>
            <w:r>
              <w:t>Banana</w:t>
            </w:r>
          </w:p>
        </w:tc>
        <w:tc>
          <w:tcPr>
            <w:tcW w:w="1558" w:type="dxa"/>
          </w:tcPr>
          <w:p w14:paraId="4A420437" w14:textId="4C29B3DF" w:rsidR="008A2D7E" w:rsidRDefault="00855AB3">
            <w:pPr>
              <w:ind w:left="0"/>
              <w:cnfStyle w:val="000000100000" w:firstRow="0" w:lastRow="0" w:firstColumn="0" w:lastColumn="0" w:oddVBand="0" w:evenVBand="0" w:oddHBand="1" w:evenHBand="0" w:firstRowFirstColumn="0" w:firstRowLastColumn="0" w:lastRowFirstColumn="0" w:lastRowLastColumn="0"/>
            </w:pPr>
            <w:r>
              <w:t>200kg</w:t>
            </w:r>
          </w:p>
        </w:tc>
        <w:tc>
          <w:tcPr>
            <w:tcW w:w="1558" w:type="dxa"/>
          </w:tcPr>
          <w:p w14:paraId="61A882FA" w14:textId="3D89E197" w:rsidR="008A2D7E" w:rsidRDefault="00855AB3">
            <w:pPr>
              <w:ind w:left="0"/>
              <w:cnfStyle w:val="000000100000" w:firstRow="0" w:lastRow="0" w:firstColumn="0" w:lastColumn="0" w:oddVBand="0" w:evenVBand="0" w:oddHBand="1" w:evenHBand="0" w:firstRowFirstColumn="0" w:firstRowLastColumn="0" w:lastRowFirstColumn="0" w:lastRowLastColumn="0"/>
            </w:pPr>
            <w:proofErr w:type="spellStart"/>
            <w:r>
              <w:t>Weekly</w:t>
            </w:r>
            <w:proofErr w:type="spellEnd"/>
          </w:p>
        </w:tc>
        <w:tc>
          <w:tcPr>
            <w:tcW w:w="1559" w:type="dxa"/>
          </w:tcPr>
          <w:p w14:paraId="18B59839" w14:textId="49FFBD7C" w:rsidR="008A2D7E" w:rsidRDefault="00855AB3">
            <w:pPr>
              <w:ind w:left="0"/>
              <w:cnfStyle w:val="000000100000" w:firstRow="0" w:lastRow="0" w:firstColumn="0" w:lastColumn="0" w:oddVBand="0" w:evenVBand="0" w:oddHBand="1" w:evenHBand="0" w:firstRowFirstColumn="0" w:firstRowLastColumn="0" w:lastRowFirstColumn="0" w:lastRowLastColumn="0"/>
            </w:pPr>
            <w:r>
              <w:t>100kg</w:t>
            </w:r>
          </w:p>
        </w:tc>
        <w:tc>
          <w:tcPr>
            <w:tcW w:w="1559" w:type="dxa"/>
          </w:tcPr>
          <w:p w14:paraId="099D8FA9" w14:textId="36AC40C3" w:rsidR="008A2D7E" w:rsidRDefault="00855AB3">
            <w:pPr>
              <w:ind w:left="0"/>
              <w:cnfStyle w:val="000000100000" w:firstRow="0" w:lastRow="0" w:firstColumn="0" w:lastColumn="0" w:oddVBand="0" w:evenVBand="0" w:oddHBand="1" w:evenHBand="0" w:firstRowFirstColumn="0" w:firstRowLastColumn="0" w:lastRowFirstColumn="0" w:lastRowLastColumn="0"/>
            </w:pPr>
            <w:r>
              <w:t>10/11/2024</w:t>
            </w:r>
          </w:p>
        </w:tc>
      </w:tr>
      <w:tr w:rsidR="008A2D7E" w14:paraId="40E83627" w14:textId="77777777">
        <w:tc>
          <w:tcPr>
            <w:cnfStyle w:val="001000000000" w:firstRow="0" w:lastRow="0" w:firstColumn="1" w:lastColumn="0" w:oddVBand="0" w:evenVBand="0" w:oddHBand="0" w:evenHBand="0" w:firstRowFirstColumn="0" w:firstRowLastColumn="0" w:lastRowFirstColumn="0" w:lastRowLastColumn="0"/>
            <w:tcW w:w="1558" w:type="dxa"/>
          </w:tcPr>
          <w:p w14:paraId="304CAD9A" w14:textId="77777777" w:rsidR="008A2D7E" w:rsidRDefault="008A2D7E">
            <w:pPr>
              <w:ind w:left="0"/>
            </w:pPr>
            <w:r>
              <w:t>002</w:t>
            </w:r>
          </w:p>
        </w:tc>
        <w:tc>
          <w:tcPr>
            <w:tcW w:w="1558" w:type="dxa"/>
          </w:tcPr>
          <w:p w14:paraId="08ACC78A" w14:textId="1D8B46A6" w:rsidR="008A2D7E" w:rsidRDefault="00855AB3">
            <w:pPr>
              <w:ind w:left="0"/>
              <w:cnfStyle w:val="000000000000" w:firstRow="0" w:lastRow="0" w:firstColumn="0" w:lastColumn="0" w:oddVBand="0" w:evenVBand="0" w:oddHBand="0" w:evenHBand="0" w:firstRowFirstColumn="0" w:firstRowLastColumn="0" w:lastRowFirstColumn="0" w:lastRowLastColumn="0"/>
            </w:pPr>
            <w:r>
              <w:t>Apple</w:t>
            </w:r>
          </w:p>
        </w:tc>
        <w:tc>
          <w:tcPr>
            <w:tcW w:w="1558" w:type="dxa"/>
          </w:tcPr>
          <w:p w14:paraId="676F9D65" w14:textId="59A034CC" w:rsidR="008A2D7E" w:rsidRDefault="00855AB3">
            <w:pPr>
              <w:ind w:left="0"/>
              <w:cnfStyle w:val="000000000000" w:firstRow="0" w:lastRow="0" w:firstColumn="0" w:lastColumn="0" w:oddVBand="0" w:evenVBand="0" w:oddHBand="0" w:evenHBand="0" w:firstRowFirstColumn="0" w:firstRowLastColumn="0" w:lastRowFirstColumn="0" w:lastRowLastColumn="0"/>
            </w:pPr>
            <w:r>
              <w:t>150kg</w:t>
            </w:r>
          </w:p>
        </w:tc>
        <w:tc>
          <w:tcPr>
            <w:tcW w:w="1558" w:type="dxa"/>
          </w:tcPr>
          <w:p w14:paraId="3FF62899" w14:textId="1A915E7A" w:rsidR="008A2D7E" w:rsidRDefault="00855AB3">
            <w:pPr>
              <w:ind w:left="0"/>
              <w:cnfStyle w:val="000000000000" w:firstRow="0" w:lastRow="0" w:firstColumn="0" w:lastColumn="0" w:oddVBand="0" w:evenVBand="0" w:oddHBand="0" w:evenHBand="0" w:firstRowFirstColumn="0" w:firstRowLastColumn="0" w:lastRowFirstColumn="0" w:lastRowLastColumn="0"/>
            </w:pPr>
            <w:proofErr w:type="spellStart"/>
            <w:r>
              <w:t>Bi-weekly</w:t>
            </w:r>
            <w:proofErr w:type="spellEnd"/>
          </w:p>
        </w:tc>
        <w:tc>
          <w:tcPr>
            <w:tcW w:w="1559" w:type="dxa"/>
          </w:tcPr>
          <w:p w14:paraId="6180478D" w14:textId="36E5B1D4" w:rsidR="008A2D7E" w:rsidRDefault="00855AB3">
            <w:pPr>
              <w:ind w:left="0"/>
              <w:cnfStyle w:val="000000000000" w:firstRow="0" w:lastRow="0" w:firstColumn="0" w:lastColumn="0" w:oddVBand="0" w:evenVBand="0" w:oddHBand="0" w:evenHBand="0" w:firstRowFirstColumn="0" w:firstRowLastColumn="0" w:lastRowFirstColumn="0" w:lastRowLastColumn="0"/>
            </w:pPr>
            <w:r>
              <w:t>75kg</w:t>
            </w:r>
          </w:p>
        </w:tc>
        <w:tc>
          <w:tcPr>
            <w:tcW w:w="1559" w:type="dxa"/>
          </w:tcPr>
          <w:p w14:paraId="1145E17D" w14:textId="6FA43156" w:rsidR="008A2D7E" w:rsidRDefault="00855AB3">
            <w:pPr>
              <w:ind w:left="0"/>
              <w:cnfStyle w:val="000000000000" w:firstRow="0" w:lastRow="0" w:firstColumn="0" w:lastColumn="0" w:oddVBand="0" w:evenVBand="0" w:oddHBand="0" w:evenHBand="0" w:firstRowFirstColumn="0" w:firstRowLastColumn="0" w:lastRowFirstColumn="0" w:lastRowLastColumn="0"/>
            </w:pPr>
            <w:r>
              <w:t>12/11/2024</w:t>
            </w:r>
          </w:p>
        </w:tc>
      </w:tr>
    </w:tbl>
    <w:p w14:paraId="5CBF9B26" w14:textId="77777777" w:rsidR="008A2D7E" w:rsidRPr="008A2D7E" w:rsidRDefault="008A2D7E" w:rsidP="008A2D7E"/>
    <w:p w14:paraId="2E230515" w14:textId="2DFBA4A7" w:rsidR="007D769D" w:rsidRDefault="00A07EEF" w:rsidP="00760636">
      <w:pPr>
        <w:pStyle w:val="Ttulo3"/>
        <w:numPr>
          <w:ilvl w:val="2"/>
          <w:numId w:val="36"/>
        </w:numPr>
      </w:pPr>
      <w:bookmarkStart w:id="62" w:name="_Toc182172877"/>
      <w:proofErr w:type="spellStart"/>
      <w:r>
        <w:t>Co-Producer</w:t>
      </w:r>
      <w:proofErr w:type="spellEnd"/>
      <w:r>
        <w:t xml:space="preserve"> </w:t>
      </w:r>
      <w:proofErr w:type="spellStart"/>
      <w:r w:rsidR="00A2117F">
        <w:t>purchase</w:t>
      </w:r>
      <w:proofErr w:type="spellEnd"/>
      <w:r w:rsidR="00A2117F">
        <w:t xml:space="preserve"> </w:t>
      </w:r>
      <w:proofErr w:type="spellStart"/>
      <w:r w:rsidR="00A2117F">
        <w:t>history</w:t>
      </w:r>
      <w:bookmarkEnd w:id="62"/>
      <w:proofErr w:type="spellEnd"/>
    </w:p>
    <w:p w14:paraId="157AB8A5" w14:textId="77777777" w:rsidR="007D769D" w:rsidRPr="007D769D" w:rsidRDefault="007D769D" w:rsidP="007D769D"/>
    <w:tbl>
      <w:tblPr>
        <w:tblStyle w:val="TabeladeGrelha4-Destaque5"/>
        <w:tblW w:w="0" w:type="auto"/>
        <w:tblLook w:val="04A0" w:firstRow="1" w:lastRow="0" w:firstColumn="1" w:lastColumn="0" w:noHBand="0" w:noVBand="1"/>
      </w:tblPr>
      <w:tblGrid>
        <w:gridCol w:w="1558"/>
        <w:gridCol w:w="1558"/>
        <w:gridCol w:w="1558"/>
        <w:gridCol w:w="1559"/>
        <w:gridCol w:w="1559"/>
      </w:tblGrid>
      <w:tr w:rsidR="007D769D" w14:paraId="6026CA31" w14:textId="2A10C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E4B2612" w14:textId="77777777" w:rsidR="007D769D" w:rsidRDefault="007D769D">
            <w:pPr>
              <w:ind w:left="0"/>
            </w:pPr>
            <w:proofErr w:type="spellStart"/>
            <w:r>
              <w:t>Product</w:t>
            </w:r>
            <w:proofErr w:type="spellEnd"/>
            <w:r>
              <w:t xml:space="preserve"> </w:t>
            </w:r>
            <w:proofErr w:type="spellStart"/>
            <w:r>
              <w:t>Name</w:t>
            </w:r>
            <w:proofErr w:type="spellEnd"/>
          </w:p>
        </w:tc>
        <w:tc>
          <w:tcPr>
            <w:tcW w:w="1558" w:type="dxa"/>
          </w:tcPr>
          <w:p w14:paraId="1400580F" w14:textId="493C18A4" w:rsidR="007D769D" w:rsidRDefault="00972A79">
            <w:pPr>
              <w:ind w:left="0"/>
              <w:cnfStyle w:val="100000000000" w:firstRow="1" w:lastRow="0" w:firstColumn="0" w:lastColumn="0" w:oddVBand="0" w:evenVBand="0" w:oddHBand="0" w:evenHBand="0" w:firstRowFirstColumn="0" w:firstRowLastColumn="0" w:lastRowFirstColumn="0" w:lastRowLastColumn="0"/>
            </w:pPr>
            <w:proofErr w:type="spellStart"/>
            <w:r>
              <w:t>Producer</w:t>
            </w:r>
            <w:proofErr w:type="spellEnd"/>
            <w:r>
              <w:t xml:space="preserve"> </w:t>
            </w:r>
            <w:proofErr w:type="spellStart"/>
            <w:r>
              <w:t>Name</w:t>
            </w:r>
            <w:proofErr w:type="spellEnd"/>
            <w:r>
              <w:t xml:space="preserve"> </w:t>
            </w:r>
          </w:p>
        </w:tc>
        <w:tc>
          <w:tcPr>
            <w:tcW w:w="1558" w:type="dxa"/>
          </w:tcPr>
          <w:p w14:paraId="6C3EF0EB" w14:textId="33CD5EEF" w:rsidR="007D769D" w:rsidRDefault="00964B25">
            <w:pPr>
              <w:ind w:left="0"/>
              <w:cnfStyle w:val="100000000000" w:firstRow="1" w:lastRow="0" w:firstColumn="0" w:lastColumn="0" w:oddVBand="0" w:evenVBand="0" w:oddHBand="0" w:evenHBand="0" w:firstRowFirstColumn="0" w:firstRowLastColumn="0" w:lastRowFirstColumn="0" w:lastRowLastColumn="0"/>
            </w:pPr>
            <w:proofErr w:type="spellStart"/>
            <w:r>
              <w:t>Quantity</w:t>
            </w:r>
            <w:proofErr w:type="spellEnd"/>
            <w:r>
              <w:t xml:space="preserve"> </w:t>
            </w:r>
            <w:proofErr w:type="spellStart"/>
            <w:r>
              <w:t>Purchased</w:t>
            </w:r>
            <w:proofErr w:type="spellEnd"/>
          </w:p>
        </w:tc>
        <w:tc>
          <w:tcPr>
            <w:tcW w:w="1559" w:type="dxa"/>
          </w:tcPr>
          <w:p w14:paraId="45AD4D6C" w14:textId="6B0B91A3" w:rsidR="007D769D" w:rsidRDefault="00964B25">
            <w:pPr>
              <w:ind w:left="0"/>
              <w:cnfStyle w:val="100000000000" w:firstRow="1" w:lastRow="0" w:firstColumn="0" w:lastColumn="0" w:oddVBand="0" w:evenVBand="0" w:oddHBand="0" w:evenHBand="0" w:firstRowFirstColumn="0" w:firstRowLastColumn="0" w:lastRowFirstColumn="0" w:lastRowLastColumn="0"/>
            </w:pPr>
            <w:proofErr w:type="spellStart"/>
            <w:r>
              <w:t>Purchase</w:t>
            </w:r>
            <w:proofErr w:type="spellEnd"/>
            <w:r>
              <w:t xml:space="preserve"> Date </w:t>
            </w:r>
          </w:p>
        </w:tc>
        <w:tc>
          <w:tcPr>
            <w:tcW w:w="1559" w:type="dxa"/>
          </w:tcPr>
          <w:p w14:paraId="05DFB6ED" w14:textId="07908D58" w:rsidR="00A4413A" w:rsidRDefault="00A4413A" w:rsidP="00A4413A">
            <w:pPr>
              <w:ind w:left="0"/>
              <w:cnfStyle w:val="100000000000" w:firstRow="1" w:lastRow="0" w:firstColumn="0" w:lastColumn="0" w:oddVBand="0" w:evenVBand="0" w:oddHBand="0" w:evenHBand="0" w:firstRowFirstColumn="0" w:firstRowLastColumn="0" w:lastRowFirstColumn="0" w:lastRowLastColumn="0"/>
            </w:pPr>
            <w:proofErr w:type="spellStart"/>
            <w:r>
              <w:t>Payment</w:t>
            </w:r>
            <w:proofErr w:type="spellEnd"/>
            <w:r>
              <w:t xml:space="preserve"> Status</w:t>
            </w:r>
          </w:p>
        </w:tc>
      </w:tr>
      <w:tr w:rsidR="007D769D" w14:paraId="53EE3921" w14:textId="11C8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C50756" w14:textId="77777777" w:rsidR="007D769D" w:rsidRDefault="007D769D">
            <w:pPr>
              <w:ind w:left="0"/>
            </w:pPr>
            <w:r>
              <w:t>Banana</w:t>
            </w:r>
          </w:p>
        </w:tc>
        <w:tc>
          <w:tcPr>
            <w:tcW w:w="1558" w:type="dxa"/>
          </w:tcPr>
          <w:p w14:paraId="49B7447C" w14:textId="1732F949" w:rsidR="007D769D" w:rsidRDefault="006D2133">
            <w:pPr>
              <w:ind w:left="0"/>
              <w:cnfStyle w:val="000000100000" w:firstRow="0" w:lastRow="0" w:firstColumn="0" w:lastColumn="0" w:oddVBand="0" w:evenVBand="0" w:oddHBand="1" w:evenHBand="0" w:firstRowFirstColumn="0" w:firstRowLastColumn="0" w:lastRowFirstColumn="0" w:lastRowLastColumn="0"/>
            </w:pPr>
            <w:proofErr w:type="spellStart"/>
            <w:r>
              <w:t>Producer</w:t>
            </w:r>
            <w:proofErr w:type="spellEnd"/>
            <w:r>
              <w:t xml:space="preserve"> A</w:t>
            </w:r>
          </w:p>
        </w:tc>
        <w:tc>
          <w:tcPr>
            <w:tcW w:w="1558" w:type="dxa"/>
          </w:tcPr>
          <w:p w14:paraId="16CB2583" w14:textId="7C8290EF" w:rsidR="007D769D" w:rsidRDefault="005604BC">
            <w:pPr>
              <w:ind w:left="0"/>
              <w:cnfStyle w:val="000000100000" w:firstRow="0" w:lastRow="0" w:firstColumn="0" w:lastColumn="0" w:oddVBand="0" w:evenVBand="0" w:oddHBand="1" w:evenHBand="0" w:firstRowFirstColumn="0" w:firstRowLastColumn="0" w:lastRowFirstColumn="0" w:lastRowLastColumn="0"/>
            </w:pPr>
            <w:r>
              <w:t>20kg</w:t>
            </w:r>
          </w:p>
        </w:tc>
        <w:tc>
          <w:tcPr>
            <w:tcW w:w="1559" w:type="dxa"/>
          </w:tcPr>
          <w:p w14:paraId="0A6ACB9D" w14:textId="1971CA60" w:rsidR="007D769D" w:rsidRDefault="00CF6837">
            <w:pPr>
              <w:ind w:left="0"/>
              <w:cnfStyle w:val="000000100000" w:firstRow="0" w:lastRow="0" w:firstColumn="0" w:lastColumn="0" w:oddVBand="0" w:evenVBand="0" w:oddHBand="1" w:evenHBand="0" w:firstRowFirstColumn="0" w:firstRowLastColumn="0" w:lastRowFirstColumn="0" w:lastRowLastColumn="0"/>
            </w:pPr>
            <w:r>
              <w:t>01/10/2024</w:t>
            </w:r>
          </w:p>
        </w:tc>
        <w:tc>
          <w:tcPr>
            <w:tcW w:w="1559" w:type="dxa"/>
          </w:tcPr>
          <w:p w14:paraId="2FA51CF7" w14:textId="12FA9732" w:rsidR="00A4413A" w:rsidRDefault="00A4413A" w:rsidP="00A4413A">
            <w:pPr>
              <w:ind w:left="0"/>
              <w:cnfStyle w:val="000000100000" w:firstRow="0" w:lastRow="0" w:firstColumn="0" w:lastColumn="0" w:oddVBand="0" w:evenVBand="0" w:oddHBand="1" w:evenHBand="0" w:firstRowFirstColumn="0" w:firstRowLastColumn="0" w:lastRowFirstColumn="0" w:lastRowLastColumn="0"/>
            </w:pPr>
            <w:proofErr w:type="spellStart"/>
            <w:r>
              <w:t>Paid</w:t>
            </w:r>
            <w:proofErr w:type="spellEnd"/>
          </w:p>
        </w:tc>
      </w:tr>
      <w:tr w:rsidR="007D769D" w14:paraId="6682F565" w14:textId="70F7D240">
        <w:tc>
          <w:tcPr>
            <w:cnfStyle w:val="001000000000" w:firstRow="0" w:lastRow="0" w:firstColumn="1" w:lastColumn="0" w:oddVBand="0" w:evenVBand="0" w:oddHBand="0" w:evenHBand="0" w:firstRowFirstColumn="0" w:firstRowLastColumn="0" w:lastRowFirstColumn="0" w:lastRowLastColumn="0"/>
            <w:tcW w:w="1558" w:type="dxa"/>
          </w:tcPr>
          <w:p w14:paraId="644F1AE1" w14:textId="77777777" w:rsidR="007D769D" w:rsidRDefault="007D769D">
            <w:pPr>
              <w:ind w:left="0"/>
            </w:pPr>
            <w:r>
              <w:t>Apple</w:t>
            </w:r>
          </w:p>
        </w:tc>
        <w:tc>
          <w:tcPr>
            <w:tcW w:w="1558" w:type="dxa"/>
          </w:tcPr>
          <w:p w14:paraId="49C725E5" w14:textId="5C151D7E" w:rsidR="007D769D" w:rsidRDefault="006D2133">
            <w:pPr>
              <w:ind w:left="0"/>
              <w:cnfStyle w:val="000000000000" w:firstRow="0" w:lastRow="0" w:firstColumn="0" w:lastColumn="0" w:oddVBand="0" w:evenVBand="0" w:oddHBand="0" w:evenHBand="0" w:firstRowFirstColumn="0" w:firstRowLastColumn="0" w:lastRowFirstColumn="0" w:lastRowLastColumn="0"/>
            </w:pPr>
            <w:proofErr w:type="spellStart"/>
            <w:r>
              <w:t>Producer</w:t>
            </w:r>
            <w:proofErr w:type="spellEnd"/>
            <w:r>
              <w:t xml:space="preserve"> B</w:t>
            </w:r>
          </w:p>
        </w:tc>
        <w:tc>
          <w:tcPr>
            <w:tcW w:w="1558" w:type="dxa"/>
          </w:tcPr>
          <w:p w14:paraId="78059B34" w14:textId="134A6270" w:rsidR="007D769D" w:rsidRDefault="005604BC">
            <w:pPr>
              <w:ind w:left="0"/>
              <w:cnfStyle w:val="000000000000" w:firstRow="0" w:lastRow="0" w:firstColumn="0" w:lastColumn="0" w:oddVBand="0" w:evenVBand="0" w:oddHBand="0" w:evenHBand="0" w:firstRowFirstColumn="0" w:firstRowLastColumn="0" w:lastRowFirstColumn="0" w:lastRowLastColumn="0"/>
            </w:pPr>
            <w:r>
              <w:t>15kg</w:t>
            </w:r>
          </w:p>
        </w:tc>
        <w:tc>
          <w:tcPr>
            <w:tcW w:w="1559" w:type="dxa"/>
          </w:tcPr>
          <w:p w14:paraId="0A201201" w14:textId="5F9128A4" w:rsidR="007D769D" w:rsidRDefault="00CF6837">
            <w:pPr>
              <w:ind w:left="0"/>
              <w:cnfStyle w:val="000000000000" w:firstRow="0" w:lastRow="0" w:firstColumn="0" w:lastColumn="0" w:oddVBand="0" w:evenVBand="0" w:oddHBand="0" w:evenHBand="0" w:firstRowFirstColumn="0" w:firstRowLastColumn="0" w:lastRowFirstColumn="0" w:lastRowLastColumn="0"/>
            </w:pPr>
            <w:r>
              <w:t>01/10/2024</w:t>
            </w:r>
          </w:p>
        </w:tc>
        <w:tc>
          <w:tcPr>
            <w:tcW w:w="1559" w:type="dxa"/>
          </w:tcPr>
          <w:p w14:paraId="4B982E37" w14:textId="65D599E2" w:rsidR="00A4413A" w:rsidRDefault="00A4413A" w:rsidP="00A4413A">
            <w:pPr>
              <w:ind w:left="0"/>
              <w:cnfStyle w:val="000000000000" w:firstRow="0" w:lastRow="0" w:firstColumn="0" w:lastColumn="0" w:oddVBand="0" w:evenVBand="0" w:oddHBand="0" w:evenHBand="0" w:firstRowFirstColumn="0" w:firstRowLastColumn="0" w:lastRowFirstColumn="0" w:lastRowLastColumn="0"/>
            </w:pPr>
            <w:proofErr w:type="spellStart"/>
            <w:r>
              <w:t>Pending</w:t>
            </w:r>
            <w:proofErr w:type="spellEnd"/>
          </w:p>
        </w:tc>
      </w:tr>
    </w:tbl>
    <w:p w14:paraId="160B2D0C" w14:textId="77777777" w:rsidR="007D769D" w:rsidRDefault="007D769D" w:rsidP="007D769D"/>
    <w:p w14:paraId="39CB8A16" w14:textId="77777777" w:rsidR="00BD6CAD" w:rsidRPr="007D769D" w:rsidRDefault="00BD6CAD" w:rsidP="007D769D"/>
    <w:p w14:paraId="7C2F9637" w14:textId="69BFED9F" w:rsidR="00BD6CAD" w:rsidRPr="00F12536" w:rsidRDefault="000C5D47">
      <w:pPr>
        <w:ind w:left="0"/>
        <w:rPr>
          <w:lang w:val="en-US"/>
        </w:rPr>
      </w:pPr>
      <w:r>
        <w:rPr>
          <w:lang w:val="en-US"/>
        </w:rPr>
        <w:br w:type="page"/>
      </w:r>
    </w:p>
    <w:p w14:paraId="48A2B5D0" w14:textId="77777777" w:rsidR="00BD6CAD" w:rsidRDefault="00BD6CAD" w:rsidP="00760636">
      <w:pPr>
        <w:pStyle w:val="Ttulo1"/>
        <w:numPr>
          <w:ilvl w:val="0"/>
          <w:numId w:val="41"/>
        </w:numPr>
        <w:rPr>
          <w:lang w:val="en-US"/>
        </w:rPr>
      </w:pPr>
      <w:bookmarkStart w:id="63" w:name="_Toc182172878"/>
      <w:r>
        <w:lastRenderedPageBreak/>
        <w:t xml:space="preserve">Domain </w:t>
      </w:r>
      <w:proofErr w:type="spellStart"/>
      <w:r>
        <w:t>model</w:t>
      </w:r>
      <w:bookmarkEnd w:id="63"/>
      <w:proofErr w:type="spellEnd"/>
    </w:p>
    <w:p w14:paraId="373E97D0" w14:textId="77777777" w:rsidR="00BD6CAD" w:rsidRDefault="00A20C24" w:rsidP="00760636">
      <w:pPr>
        <w:pStyle w:val="estilousecases"/>
        <w:numPr>
          <w:ilvl w:val="1"/>
          <w:numId w:val="41"/>
        </w:numPr>
        <w:ind w:left="851"/>
      </w:pPr>
      <w:bookmarkStart w:id="64" w:name="_Toc182172879"/>
      <w:r>
        <w:t xml:space="preserve">Domain </w:t>
      </w:r>
      <w:proofErr w:type="spellStart"/>
      <w:r>
        <w:t>model</w:t>
      </w:r>
      <w:proofErr w:type="spellEnd"/>
      <w:r>
        <w:t xml:space="preserve"> </w:t>
      </w:r>
      <w:proofErr w:type="spellStart"/>
      <w:r>
        <w:t>overview</w:t>
      </w:r>
      <w:bookmarkEnd w:id="64"/>
      <w:proofErr w:type="spellEnd"/>
    </w:p>
    <w:p w14:paraId="420F9204" w14:textId="11FDE7C7" w:rsidR="00CF399D" w:rsidRDefault="00605C3E" w:rsidP="00CF399D">
      <w:pPr>
        <w:keepNext/>
      </w:pPr>
      <w:r w:rsidRPr="00605C3E">
        <w:rPr>
          <w:noProof/>
        </w:rPr>
        <w:drawing>
          <wp:inline distT="0" distB="0" distL="0" distR="0" wp14:anchorId="5361E6B3" wp14:editId="04F09145">
            <wp:extent cx="5943600" cy="6135370"/>
            <wp:effectExtent l="0" t="0" r="0" b="0"/>
            <wp:docPr id="1746740835" name="Imagem 1" descr="Uma imagem com texto, diagrama, Esque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0835" name="Imagem 1" descr="Uma imagem com texto, diagrama, Esquema, esquemático&#10;&#10;Descrição gerada automaticamente"/>
                    <pic:cNvPicPr/>
                  </pic:nvPicPr>
                  <pic:blipFill>
                    <a:blip r:embed="rId18"/>
                    <a:stretch>
                      <a:fillRect/>
                    </a:stretch>
                  </pic:blipFill>
                  <pic:spPr>
                    <a:xfrm>
                      <a:off x="0" y="0"/>
                      <a:ext cx="5943600" cy="6135370"/>
                    </a:xfrm>
                    <a:prstGeom prst="rect">
                      <a:avLst/>
                    </a:prstGeom>
                  </pic:spPr>
                </pic:pic>
              </a:graphicData>
            </a:graphic>
          </wp:inline>
        </w:drawing>
      </w:r>
    </w:p>
    <w:p w14:paraId="25F63E69" w14:textId="09EA6B75" w:rsidR="000C5D47" w:rsidRDefault="00CF399D" w:rsidP="00CF399D">
      <w:pPr>
        <w:pStyle w:val="Legenda"/>
      </w:pPr>
      <w:r>
        <w:t xml:space="preserve">Figure </w:t>
      </w:r>
      <w:r>
        <w:fldChar w:fldCharType="begin"/>
      </w:r>
      <w:r>
        <w:instrText xml:space="preserve"> SEQ Figure \* ARABIC </w:instrText>
      </w:r>
      <w:r>
        <w:fldChar w:fldCharType="separate"/>
      </w:r>
      <w:r w:rsidR="00F32E00">
        <w:rPr>
          <w:noProof/>
        </w:rPr>
        <w:t>2</w:t>
      </w:r>
      <w:r>
        <w:fldChar w:fldCharType="end"/>
      </w:r>
      <w:r>
        <w:t xml:space="preserve"> - Domain </w:t>
      </w:r>
      <w:proofErr w:type="spellStart"/>
      <w:r>
        <w:t>Model</w:t>
      </w:r>
      <w:proofErr w:type="spellEnd"/>
    </w:p>
    <w:p w14:paraId="273F273B" w14:textId="77777777" w:rsidR="000C5D47" w:rsidRDefault="000C5D47">
      <w:pPr>
        <w:ind w:left="0"/>
        <w:rPr>
          <w:i/>
          <w:iCs/>
          <w:color w:val="361817" w:themeColor="text2"/>
          <w:sz w:val="18"/>
          <w:szCs w:val="18"/>
        </w:rPr>
      </w:pPr>
      <w:r>
        <w:br w:type="page"/>
      </w:r>
    </w:p>
    <w:p w14:paraId="3F77F81C" w14:textId="5A2AA346" w:rsidR="00BD6CAD" w:rsidRPr="00F84326" w:rsidRDefault="00F84326" w:rsidP="00760636">
      <w:pPr>
        <w:pStyle w:val="estilousecases"/>
        <w:numPr>
          <w:ilvl w:val="1"/>
          <w:numId w:val="41"/>
        </w:numPr>
        <w:ind w:left="851"/>
        <w:rPr>
          <w:lang w:val="en-US"/>
        </w:rPr>
      </w:pPr>
      <w:r w:rsidRPr="00F84326">
        <w:rPr>
          <w:lang w:val="en-US"/>
        </w:rPr>
        <w:lastRenderedPageBreak/>
        <w:t xml:space="preserve"> </w:t>
      </w:r>
      <w:bookmarkStart w:id="65" w:name="_Toc182172880"/>
      <w:r w:rsidRPr="00F84326">
        <w:rPr>
          <w:lang w:val="en-US"/>
        </w:rPr>
        <w:t>User Management Context</w:t>
      </w:r>
      <w:bookmarkEnd w:id="65"/>
    </w:p>
    <w:p w14:paraId="37DD67DE" w14:textId="77777777" w:rsidR="001E298B" w:rsidRPr="001E298B" w:rsidRDefault="001E298B" w:rsidP="00760636">
      <w:pPr>
        <w:pStyle w:val="PargrafodaLista"/>
        <w:numPr>
          <w:ilvl w:val="0"/>
          <w:numId w:val="37"/>
        </w:numPr>
        <w:ind w:left="491"/>
        <w:jc w:val="both"/>
        <w:rPr>
          <w:lang w:val="en-US"/>
        </w:rPr>
      </w:pPr>
      <w:proofErr w:type="spellStart"/>
      <w:r w:rsidRPr="00482562">
        <w:rPr>
          <w:b/>
          <w:bCs/>
          <w:lang w:val="en-US"/>
        </w:rPr>
        <w:t>NonAuthenticatedUser</w:t>
      </w:r>
      <w:proofErr w:type="spellEnd"/>
      <w:r w:rsidRPr="00482562">
        <w:rPr>
          <w:b/>
          <w:bCs/>
          <w:lang w:val="en-US"/>
        </w:rPr>
        <w:t>:</w:t>
      </w:r>
      <w:r w:rsidRPr="001E298B">
        <w:rPr>
          <w:lang w:val="en-US"/>
        </w:rPr>
        <w:t xml:space="preserve"> Represents a non-authenticated user with attributes like </w:t>
      </w:r>
      <w:proofErr w:type="spellStart"/>
      <w:r w:rsidRPr="001E298B">
        <w:rPr>
          <w:lang w:val="en-US"/>
        </w:rPr>
        <w:t>UserID</w:t>
      </w:r>
      <w:proofErr w:type="spellEnd"/>
      <w:r w:rsidRPr="001E298B">
        <w:rPr>
          <w:lang w:val="en-US"/>
        </w:rPr>
        <w:t xml:space="preserve"> and Name.</w:t>
      </w:r>
    </w:p>
    <w:p w14:paraId="43E68AD6" w14:textId="77777777" w:rsidR="001E298B" w:rsidRPr="001E298B" w:rsidRDefault="001E298B" w:rsidP="00760636">
      <w:pPr>
        <w:pStyle w:val="PargrafodaLista"/>
        <w:numPr>
          <w:ilvl w:val="0"/>
          <w:numId w:val="37"/>
        </w:numPr>
        <w:ind w:left="491"/>
        <w:jc w:val="both"/>
        <w:rPr>
          <w:lang w:val="en-US"/>
        </w:rPr>
      </w:pPr>
      <w:r w:rsidRPr="00482562">
        <w:rPr>
          <w:b/>
          <w:bCs/>
          <w:lang w:val="en-US"/>
        </w:rPr>
        <w:t>User:</w:t>
      </w:r>
      <w:r w:rsidRPr="001E298B">
        <w:rPr>
          <w:lang w:val="en-US"/>
        </w:rPr>
        <w:t xml:space="preserve"> Represents an authenticated user with attributes like </w:t>
      </w:r>
      <w:proofErr w:type="spellStart"/>
      <w:r w:rsidRPr="001E298B">
        <w:rPr>
          <w:lang w:val="en-US"/>
        </w:rPr>
        <w:t>UserID</w:t>
      </w:r>
      <w:proofErr w:type="spellEnd"/>
      <w:r w:rsidRPr="001E298B">
        <w:rPr>
          <w:lang w:val="en-US"/>
        </w:rPr>
        <w:t>, Name, and Email.</w:t>
      </w:r>
    </w:p>
    <w:p w14:paraId="7E690FC0" w14:textId="77777777" w:rsidR="001E298B" w:rsidRPr="001E298B" w:rsidRDefault="001E298B" w:rsidP="00760636">
      <w:pPr>
        <w:pStyle w:val="PargrafodaLista"/>
        <w:numPr>
          <w:ilvl w:val="0"/>
          <w:numId w:val="37"/>
        </w:numPr>
        <w:ind w:left="491"/>
        <w:jc w:val="both"/>
        <w:rPr>
          <w:lang w:val="en-US"/>
        </w:rPr>
      </w:pPr>
      <w:r w:rsidRPr="00482562">
        <w:rPr>
          <w:b/>
          <w:bCs/>
          <w:lang w:val="en-US"/>
        </w:rPr>
        <w:t>Membership:</w:t>
      </w:r>
      <w:r w:rsidRPr="001E298B">
        <w:rPr>
          <w:lang w:val="en-US"/>
        </w:rPr>
        <w:t xml:space="preserve"> Represents the membership of a user in an AMAP, including attributes like </w:t>
      </w:r>
      <w:proofErr w:type="spellStart"/>
      <w:r w:rsidRPr="001E298B">
        <w:rPr>
          <w:lang w:val="en-US"/>
        </w:rPr>
        <w:t>MembershipID</w:t>
      </w:r>
      <w:proofErr w:type="spellEnd"/>
      <w:r w:rsidRPr="001E298B">
        <w:rPr>
          <w:lang w:val="en-US"/>
        </w:rPr>
        <w:t xml:space="preserve">, </w:t>
      </w:r>
      <w:proofErr w:type="spellStart"/>
      <w:r w:rsidRPr="001E298B">
        <w:rPr>
          <w:lang w:val="en-US"/>
        </w:rPr>
        <w:t>UserID</w:t>
      </w:r>
      <w:proofErr w:type="spellEnd"/>
      <w:r w:rsidRPr="001E298B">
        <w:rPr>
          <w:lang w:val="en-US"/>
        </w:rPr>
        <w:t>, AMAPID, Role, and Status.</w:t>
      </w:r>
    </w:p>
    <w:p w14:paraId="7AED7E79" w14:textId="1F8E3B0D" w:rsidR="001E298B" w:rsidRPr="001E298B" w:rsidRDefault="001E298B" w:rsidP="00760636">
      <w:pPr>
        <w:pStyle w:val="PargrafodaLista"/>
        <w:numPr>
          <w:ilvl w:val="0"/>
          <w:numId w:val="37"/>
        </w:numPr>
        <w:ind w:left="491"/>
        <w:jc w:val="both"/>
        <w:rPr>
          <w:lang w:val="en-US"/>
        </w:rPr>
      </w:pPr>
      <w:r w:rsidRPr="00482562">
        <w:rPr>
          <w:b/>
          <w:bCs/>
          <w:lang w:val="en-US"/>
        </w:rPr>
        <w:t>Notification:</w:t>
      </w:r>
      <w:r w:rsidRPr="001E298B">
        <w:rPr>
          <w:lang w:val="en-US"/>
        </w:rPr>
        <w:t xml:space="preserve"> Represents notifications sent to users, with attributes like </w:t>
      </w:r>
      <w:proofErr w:type="spellStart"/>
      <w:r w:rsidRPr="001E298B">
        <w:rPr>
          <w:lang w:val="en-US"/>
        </w:rPr>
        <w:t>NotificationID</w:t>
      </w:r>
      <w:proofErr w:type="spellEnd"/>
      <w:r w:rsidRPr="001E298B">
        <w:rPr>
          <w:lang w:val="en-US"/>
        </w:rPr>
        <w:t xml:space="preserve">, </w:t>
      </w:r>
      <w:proofErr w:type="spellStart"/>
      <w:r w:rsidRPr="001E298B">
        <w:rPr>
          <w:lang w:val="en-US"/>
        </w:rPr>
        <w:t>RecipientID</w:t>
      </w:r>
      <w:proofErr w:type="spellEnd"/>
      <w:r w:rsidRPr="001E298B">
        <w:rPr>
          <w:lang w:val="en-US"/>
        </w:rPr>
        <w:t>, Message, and Date.</w:t>
      </w:r>
    </w:p>
    <w:p w14:paraId="2FD13442" w14:textId="1E996AD3" w:rsidR="00A20C24" w:rsidRPr="001B7889" w:rsidRDefault="001B7889" w:rsidP="00760636">
      <w:pPr>
        <w:pStyle w:val="estilousecases"/>
        <w:numPr>
          <w:ilvl w:val="1"/>
          <w:numId w:val="41"/>
        </w:numPr>
        <w:ind w:left="851"/>
        <w:jc w:val="both"/>
        <w:rPr>
          <w:lang w:val="en-US"/>
        </w:rPr>
      </w:pPr>
      <w:r w:rsidRPr="006D7D68">
        <w:rPr>
          <w:lang w:val="en-GB"/>
        </w:rPr>
        <w:t xml:space="preserve"> </w:t>
      </w:r>
      <w:bookmarkStart w:id="66" w:name="_Toc182172881"/>
      <w:proofErr w:type="spellStart"/>
      <w:r w:rsidRPr="00B92C1E">
        <w:t>Product</w:t>
      </w:r>
      <w:proofErr w:type="spellEnd"/>
      <w:r w:rsidRPr="00B92C1E">
        <w:t xml:space="preserve"> Management </w:t>
      </w:r>
      <w:proofErr w:type="spellStart"/>
      <w:r w:rsidRPr="00B92C1E">
        <w:t>Context</w:t>
      </w:r>
      <w:bookmarkEnd w:id="66"/>
      <w:proofErr w:type="spellEnd"/>
    </w:p>
    <w:p w14:paraId="46139F67" w14:textId="60AF6773" w:rsidR="00E169FE" w:rsidRPr="006D7D68" w:rsidRDefault="00E169FE" w:rsidP="00760636">
      <w:pPr>
        <w:pStyle w:val="PargrafodaLista"/>
        <w:numPr>
          <w:ilvl w:val="0"/>
          <w:numId w:val="38"/>
        </w:numPr>
        <w:jc w:val="both"/>
        <w:rPr>
          <w:lang w:val="en-GB"/>
        </w:rPr>
      </w:pPr>
      <w:bookmarkStart w:id="67" w:name="_Hlk182147218"/>
      <w:r w:rsidRPr="006D7D68">
        <w:rPr>
          <w:lang w:val="en-GB"/>
        </w:rPr>
        <w:t xml:space="preserve">Product: Represents a product available in the AMAP, with attributes like </w:t>
      </w:r>
      <w:proofErr w:type="spellStart"/>
      <w:r w:rsidRPr="006D7D68">
        <w:rPr>
          <w:lang w:val="en-GB"/>
        </w:rPr>
        <w:t>ProductID</w:t>
      </w:r>
      <w:proofErr w:type="spellEnd"/>
      <w:r w:rsidRPr="006D7D68">
        <w:rPr>
          <w:lang w:val="en-GB"/>
        </w:rPr>
        <w:t xml:space="preserve">, Name, Description, Price, </w:t>
      </w:r>
      <w:proofErr w:type="spellStart"/>
      <w:r w:rsidRPr="006D7D68">
        <w:rPr>
          <w:lang w:val="en-GB"/>
        </w:rPr>
        <w:t>AvailableQty</w:t>
      </w:r>
      <w:proofErr w:type="spellEnd"/>
      <w:r w:rsidRPr="006D7D68">
        <w:rPr>
          <w:lang w:val="en-GB"/>
        </w:rPr>
        <w:t xml:space="preserve">, and </w:t>
      </w:r>
      <w:proofErr w:type="spellStart"/>
      <w:r w:rsidRPr="006D7D68">
        <w:rPr>
          <w:lang w:val="en-GB"/>
        </w:rPr>
        <w:t>AvailabilityDate</w:t>
      </w:r>
      <w:proofErr w:type="spellEnd"/>
      <w:r w:rsidRPr="006D7D68">
        <w:rPr>
          <w:lang w:val="en-GB"/>
        </w:rPr>
        <w:t>.</w:t>
      </w:r>
    </w:p>
    <w:p w14:paraId="1AE0DA98" w14:textId="7773D90B" w:rsidR="00A20C24" w:rsidRPr="006D7D68" w:rsidRDefault="00E169FE" w:rsidP="00760636">
      <w:pPr>
        <w:pStyle w:val="PargrafodaLista"/>
        <w:numPr>
          <w:ilvl w:val="0"/>
          <w:numId w:val="38"/>
        </w:numPr>
        <w:jc w:val="both"/>
        <w:rPr>
          <w:lang w:val="en-GB"/>
        </w:rPr>
      </w:pPr>
      <w:r w:rsidRPr="00B92C1E">
        <w:rPr>
          <w:lang w:val="en-US"/>
        </w:rPr>
        <w:t>Inventory:</w:t>
      </w:r>
      <w:r w:rsidRPr="006D7D68">
        <w:rPr>
          <w:lang w:val="en-GB"/>
        </w:rPr>
        <w:t xml:space="preserve"> Represents the inventory of products, tracking the available quantity with attributes like </w:t>
      </w:r>
      <w:proofErr w:type="spellStart"/>
      <w:r w:rsidRPr="006D7D68">
        <w:rPr>
          <w:lang w:val="en-GB"/>
        </w:rPr>
        <w:t>ProductID</w:t>
      </w:r>
      <w:proofErr w:type="spellEnd"/>
      <w:r w:rsidRPr="006D7D68">
        <w:rPr>
          <w:lang w:val="en-GB"/>
        </w:rPr>
        <w:t xml:space="preserve"> and </w:t>
      </w:r>
      <w:proofErr w:type="spellStart"/>
      <w:r w:rsidRPr="006D7D68">
        <w:rPr>
          <w:lang w:val="en-GB"/>
        </w:rPr>
        <w:t>AvailableQty</w:t>
      </w:r>
      <w:proofErr w:type="spellEnd"/>
      <w:r w:rsidRPr="006D7D68">
        <w:rPr>
          <w:lang w:val="en-GB"/>
        </w:rPr>
        <w:t>.</w:t>
      </w:r>
      <w:bookmarkEnd w:id="67"/>
    </w:p>
    <w:p w14:paraId="3F2EC2F3" w14:textId="00962FCF" w:rsidR="00A20C24" w:rsidRDefault="002A51AB" w:rsidP="00760636">
      <w:pPr>
        <w:pStyle w:val="estilousecases"/>
        <w:numPr>
          <w:ilvl w:val="1"/>
          <w:numId w:val="41"/>
        </w:numPr>
        <w:ind w:left="851"/>
        <w:jc w:val="both"/>
        <w:rPr>
          <w:lang w:val="en-US"/>
        </w:rPr>
      </w:pPr>
      <w:bookmarkStart w:id="68" w:name="_Toc182172882"/>
      <w:proofErr w:type="spellStart"/>
      <w:r w:rsidRPr="00B92C1E">
        <w:t>Order</w:t>
      </w:r>
      <w:proofErr w:type="spellEnd"/>
      <w:r w:rsidRPr="00B92C1E">
        <w:t xml:space="preserve"> Management </w:t>
      </w:r>
      <w:proofErr w:type="spellStart"/>
      <w:r w:rsidRPr="00B92C1E">
        <w:t>Context</w:t>
      </w:r>
      <w:bookmarkEnd w:id="68"/>
      <w:proofErr w:type="spellEnd"/>
    </w:p>
    <w:p w14:paraId="416C115D" w14:textId="77777777" w:rsidR="00F21E9B" w:rsidRPr="006D7D68" w:rsidRDefault="00F21E9B" w:rsidP="00760636">
      <w:pPr>
        <w:pStyle w:val="PargrafodaLista"/>
        <w:numPr>
          <w:ilvl w:val="0"/>
          <w:numId w:val="38"/>
        </w:numPr>
        <w:jc w:val="both"/>
        <w:rPr>
          <w:lang w:val="en-GB"/>
        </w:rPr>
      </w:pPr>
      <w:bookmarkStart w:id="69" w:name="_Hlk182147261"/>
      <w:r w:rsidRPr="006D7D68">
        <w:rPr>
          <w:lang w:val="en-GB"/>
        </w:rPr>
        <w:t xml:space="preserve">Order: Represents an order placed by a user, including attributes like </w:t>
      </w:r>
      <w:proofErr w:type="spellStart"/>
      <w:r w:rsidRPr="006D7D68">
        <w:rPr>
          <w:lang w:val="en-GB"/>
        </w:rPr>
        <w:t>OrderID</w:t>
      </w:r>
      <w:proofErr w:type="spellEnd"/>
      <w:r w:rsidRPr="006D7D68">
        <w:rPr>
          <w:lang w:val="en-GB"/>
        </w:rPr>
        <w:t xml:space="preserve">, </w:t>
      </w:r>
      <w:proofErr w:type="spellStart"/>
      <w:r w:rsidRPr="006D7D68">
        <w:rPr>
          <w:lang w:val="en-GB"/>
        </w:rPr>
        <w:t>CoProducerID</w:t>
      </w:r>
      <w:proofErr w:type="spellEnd"/>
      <w:r w:rsidRPr="006D7D68">
        <w:rPr>
          <w:lang w:val="en-GB"/>
        </w:rPr>
        <w:t xml:space="preserve">, </w:t>
      </w:r>
      <w:proofErr w:type="spellStart"/>
      <w:r w:rsidRPr="006D7D68">
        <w:rPr>
          <w:lang w:val="en-GB"/>
        </w:rPr>
        <w:t>ProductID</w:t>
      </w:r>
      <w:proofErr w:type="spellEnd"/>
      <w:r w:rsidRPr="006D7D68">
        <w:rPr>
          <w:lang w:val="en-GB"/>
        </w:rPr>
        <w:t xml:space="preserve">, Quantity, </w:t>
      </w:r>
      <w:proofErr w:type="spellStart"/>
      <w:r w:rsidRPr="006D7D68">
        <w:rPr>
          <w:lang w:val="en-GB"/>
        </w:rPr>
        <w:t>OrderDate</w:t>
      </w:r>
      <w:proofErr w:type="spellEnd"/>
      <w:r w:rsidRPr="006D7D68">
        <w:rPr>
          <w:lang w:val="en-GB"/>
        </w:rPr>
        <w:t xml:space="preserve">, </w:t>
      </w:r>
      <w:proofErr w:type="spellStart"/>
      <w:r w:rsidRPr="006D7D68">
        <w:rPr>
          <w:lang w:val="en-GB"/>
        </w:rPr>
        <w:t>DeliveryFreq</w:t>
      </w:r>
      <w:proofErr w:type="spellEnd"/>
      <w:r w:rsidRPr="006D7D68">
        <w:rPr>
          <w:lang w:val="en-GB"/>
        </w:rPr>
        <w:t xml:space="preserve">, and </w:t>
      </w:r>
      <w:proofErr w:type="spellStart"/>
      <w:r w:rsidRPr="006D7D68">
        <w:rPr>
          <w:lang w:val="en-GB"/>
        </w:rPr>
        <w:t>OrderStatus</w:t>
      </w:r>
      <w:proofErr w:type="spellEnd"/>
      <w:r w:rsidRPr="006D7D68">
        <w:rPr>
          <w:lang w:val="en-GB"/>
        </w:rPr>
        <w:t>.</w:t>
      </w:r>
    </w:p>
    <w:p w14:paraId="69E2E5B0" w14:textId="77777777" w:rsidR="00F21E9B" w:rsidRPr="006D7D68" w:rsidRDefault="00F21E9B" w:rsidP="00760636">
      <w:pPr>
        <w:pStyle w:val="PargrafodaLista"/>
        <w:numPr>
          <w:ilvl w:val="0"/>
          <w:numId w:val="38"/>
        </w:numPr>
        <w:jc w:val="both"/>
        <w:rPr>
          <w:lang w:val="en-GB"/>
        </w:rPr>
      </w:pPr>
      <w:r w:rsidRPr="006D7D68">
        <w:rPr>
          <w:lang w:val="en-GB"/>
        </w:rPr>
        <w:t xml:space="preserve">Delivery: Represents the delivery details of an order, with attributes like </w:t>
      </w:r>
      <w:proofErr w:type="spellStart"/>
      <w:r w:rsidRPr="006D7D68">
        <w:rPr>
          <w:lang w:val="en-GB"/>
        </w:rPr>
        <w:t>DeliveryID</w:t>
      </w:r>
      <w:proofErr w:type="spellEnd"/>
      <w:r w:rsidRPr="006D7D68">
        <w:rPr>
          <w:lang w:val="en-GB"/>
        </w:rPr>
        <w:t xml:space="preserve">, </w:t>
      </w:r>
      <w:proofErr w:type="spellStart"/>
      <w:r w:rsidRPr="006D7D68">
        <w:rPr>
          <w:lang w:val="en-GB"/>
        </w:rPr>
        <w:t>OrderID</w:t>
      </w:r>
      <w:proofErr w:type="spellEnd"/>
      <w:r w:rsidRPr="006D7D68">
        <w:rPr>
          <w:lang w:val="en-GB"/>
        </w:rPr>
        <w:t xml:space="preserve">, </w:t>
      </w:r>
      <w:proofErr w:type="spellStart"/>
      <w:r w:rsidRPr="006D7D68">
        <w:rPr>
          <w:lang w:val="en-GB"/>
        </w:rPr>
        <w:t>DeliveryDate</w:t>
      </w:r>
      <w:proofErr w:type="spellEnd"/>
      <w:r w:rsidRPr="006D7D68">
        <w:rPr>
          <w:lang w:val="en-GB"/>
        </w:rPr>
        <w:t xml:space="preserve">, </w:t>
      </w:r>
      <w:proofErr w:type="spellStart"/>
      <w:r w:rsidRPr="006D7D68">
        <w:rPr>
          <w:lang w:val="en-GB"/>
        </w:rPr>
        <w:t>DeliveryLocation</w:t>
      </w:r>
      <w:proofErr w:type="spellEnd"/>
      <w:r w:rsidRPr="006D7D68">
        <w:rPr>
          <w:lang w:val="en-GB"/>
        </w:rPr>
        <w:t>, and Status.</w:t>
      </w:r>
    </w:p>
    <w:p w14:paraId="1B7A5CAA" w14:textId="40928706" w:rsidR="00F21E9B" w:rsidRPr="006D7D68" w:rsidRDefault="00F21E9B" w:rsidP="00760636">
      <w:pPr>
        <w:pStyle w:val="PargrafodaLista"/>
        <w:numPr>
          <w:ilvl w:val="0"/>
          <w:numId w:val="38"/>
        </w:numPr>
        <w:jc w:val="both"/>
        <w:rPr>
          <w:lang w:val="en-GB"/>
        </w:rPr>
      </w:pPr>
      <w:r w:rsidRPr="006D7D68">
        <w:rPr>
          <w:lang w:val="en-GB"/>
        </w:rPr>
        <w:t xml:space="preserve">Payment: Represents the payment details for an order, including attributes like </w:t>
      </w:r>
      <w:proofErr w:type="spellStart"/>
      <w:r w:rsidRPr="006D7D68">
        <w:rPr>
          <w:lang w:val="en-GB"/>
        </w:rPr>
        <w:t>PaymentID</w:t>
      </w:r>
      <w:proofErr w:type="spellEnd"/>
      <w:r w:rsidRPr="006D7D68">
        <w:rPr>
          <w:lang w:val="en-GB"/>
        </w:rPr>
        <w:t xml:space="preserve">, </w:t>
      </w:r>
      <w:proofErr w:type="spellStart"/>
      <w:r w:rsidRPr="006D7D68">
        <w:rPr>
          <w:lang w:val="en-GB"/>
        </w:rPr>
        <w:t>OrderID</w:t>
      </w:r>
      <w:proofErr w:type="spellEnd"/>
      <w:r w:rsidRPr="006D7D68">
        <w:rPr>
          <w:lang w:val="en-GB"/>
        </w:rPr>
        <w:t>, Amount, Date, and Status.</w:t>
      </w:r>
    </w:p>
    <w:bookmarkEnd w:id="69"/>
    <w:p w14:paraId="67812BC9" w14:textId="0A7A23A0" w:rsidR="0043082F" w:rsidRPr="00F3699C" w:rsidRDefault="00173E8C" w:rsidP="00760636">
      <w:pPr>
        <w:pStyle w:val="estilousecases"/>
        <w:numPr>
          <w:ilvl w:val="1"/>
          <w:numId w:val="41"/>
        </w:numPr>
        <w:ind w:left="851"/>
        <w:jc w:val="both"/>
        <w:rPr>
          <w:lang w:val="en-US"/>
        </w:rPr>
      </w:pPr>
      <w:r w:rsidRPr="006D7D68">
        <w:rPr>
          <w:lang w:val="en-GB"/>
        </w:rPr>
        <w:t xml:space="preserve"> </w:t>
      </w:r>
      <w:bookmarkStart w:id="70" w:name="_Toc182172883"/>
      <w:proofErr w:type="spellStart"/>
      <w:r w:rsidR="00F3699C" w:rsidRPr="00B92C1E">
        <w:t>Subscription</w:t>
      </w:r>
      <w:proofErr w:type="spellEnd"/>
      <w:r w:rsidR="00F3699C" w:rsidRPr="00B92C1E">
        <w:t xml:space="preserve"> Management </w:t>
      </w:r>
      <w:proofErr w:type="spellStart"/>
      <w:r w:rsidR="00F3699C" w:rsidRPr="00B92C1E">
        <w:t>Context</w:t>
      </w:r>
      <w:bookmarkEnd w:id="70"/>
      <w:proofErr w:type="spellEnd"/>
    </w:p>
    <w:p w14:paraId="16E884D3" w14:textId="22A05FB5" w:rsidR="00BB4B85" w:rsidRPr="006D7D68" w:rsidRDefault="00346655" w:rsidP="00760636">
      <w:pPr>
        <w:pStyle w:val="PargrafodaLista"/>
        <w:numPr>
          <w:ilvl w:val="0"/>
          <w:numId w:val="38"/>
        </w:numPr>
        <w:jc w:val="both"/>
        <w:rPr>
          <w:lang w:val="en-GB"/>
        </w:rPr>
      </w:pPr>
      <w:r w:rsidRPr="006D7D68">
        <w:rPr>
          <w:lang w:val="en-GB"/>
        </w:rPr>
        <w:t xml:space="preserve">Subscription: Represents a subscription to a product by a user, with attributes like </w:t>
      </w:r>
      <w:proofErr w:type="spellStart"/>
      <w:r w:rsidRPr="006D7D68">
        <w:rPr>
          <w:lang w:val="en-GB"/>
        </w:rPr>
        <w:t>SubscriptionID</w:t>
      </w:r>
      <w:proofErr w:type="spellEnd"/>
      <w:r w:rsidRPr="006D7D68">
        <w:rPr>
          <w:lang w:val="en-GB"/>
        </w:rPr>
        <w:t xml:space="preserve">, </w:t>
      </w:r>
      <w:proofErr w:type="spellStart"/>
      <w:r w:rsidRPr="006D7D68">
        <w:rPr>
          <w:lang w:val="en-GB"/>
        </w:rPr>
        <w:t>CoProducerID</w:t>
      </w:r>
      <w:proofErr w:type="spellEnd"/>
      <w:r w:rsidRPr="006D7D68">
        <w:rPr>
          <w:lang w:val="en-GB"/>
        </w:rPr>
        <w:t xml:space="preserve">, </w:t>
      </w:r>
      <w:proofErr w:type="spellStart"/>
      <w:r w:rsidRPr="006D7D68">
        <w:rPr>
          <w:lang w:val="en-GB"/>
        </w:rPr>
        <w:t>ProductID</w:t>
      </w:r>
      <w:proofErr w:type="spellEnd"/>
      <w:r w:rsidRPr="006D7D68">
        <w:rPr>
          <w:lang w:val="en-GB"/>
        </w:rPr>
        <w:t xml:space="preserve">, Quantity, </w:t>
      </w:r>
      <w:proofErr w:type="spellStart"/>
      <w:r w:rsidRPr="006D7D68">
        <w:rPr>
          <w:lang w:val="en-GB"/>
        </w:rPr>
        <w:t>SubscriptionDate</w:t>
      </w:r>
      <w:proofErr w:type="spellEnd"/>
      <w:r w:rsidRPr="006D7D68">
        <w:rPr>
          <w:lang w:val="en-GB"/>
        </w:rPr>
        <w:t>, and Status.</w:t>
      </w:r>
    </w:p>
    <w:p w14:paraId="15741D9A" w14:textId="38D57C50" w:rsidR="00346655" w:rsidRPr="00BB4B85" w:rsidRDefault="00BB4B85" w:rsidP="0078135D">
      <w:pPr>
        <w:ind w:left="517"/>
        <w:rPr>
          <w:lang w:val="en-US"/>
        </w:rPr>
      </w:pPr>
      <w:r w:rsidRPr="006D7D68">
        <w:rPr>
          <w:lang w:val="en-GB"/>
        </w:rPr>
        <w:br w:type="page"/>
      </w:r>
    </w:p>
    <w:p w14:paraId="3E10FE58" w14:textId="6BBA973B" w:rsidR="00F21E9B" w:rsidRDefault="004F1C83" w:rsidP="00760636">
      <w:pPr>
        <w:pStyle w:val="estilousecases"/>
        <w:numPr>
          <w:ilvl w:val="1"/>
          <w:numId w:val="41"/>
        </w:numPr>
        <w:ind w:left="851"/>
        <w:rPr>
          <w:lang w:val="en-US"/>
        </w:rPr>
      </w:pPr>
      <w:r>
        <w:rPr>
          <w:lang w:val="en-US"/>
        </w:rPr>
        <w:lastRenderedPageBreak/>
        <w:t xml:space="preserve"> </w:t>
      </w:r>
      <w:bookmarkStart w:id="71" w:name="_Toc182172884"/>
      <w:r w:rsidR="00BB4B85" w:rsidRPr="00BB4B85">
        <w:rPr>
          <w:lang w:val="en-US"/>
        </w:rPr>
        <w:t>Relationships</w:t>
      </w:r>
      <w:bookmarkEnd w:id="71"/>
    </w:p>
    <w:p w14:paraId="2E0CD155" w14:textId="77777777" w:rsidR="00CD5E75" w:rsidRPr="00CD5E75" w:rsidRDefault="00CD5E75" w:rsidP="00760636">
      <w:pPr>
        <w:pStyle w:val="PargrafodaLista"/>
        <w:numPr>
          <w:ilvl w:val="0"/>
          <w:numId w:val="38"/>
        </w:numPr>
        <w:jc w:val="both"/>
        <w:rPr>
          <w:lang w:val="en-US"/>
        </w:rPr>
      </w:pPr>
      <w:proofErr w:type="spellStart"/>
      <w:r w:rsidRPr="00CD5E75">
        <w:rPr>
          <w:b/>
          <w:bCs/>
          <w:lang w:val="en-US"/>
        </w:rPr>
        <w:t>NonAuthenticatedUser</w:t>
      </w:r>
      <w:proofErr w:type="spellEnd"/>
      <w:r w:rsidRPr="00CD5E75">
        <w:rPr>
          <w:b/>
          <w:bCs/>
          <w:lang w:val="en-US"/>
        </w:rPr>
        <w:t xml:space="preserve"> to User:</w:t>
      </w:r>
      <w:r w:rsidRPr="00CD5E75">
        <w:rPr>
          <w:lang w:val="en-US"/>
        </w:rPr>
        <w:t xml:space="preserve"> A non-authenticated user can become an authenticated user.</w:t>
      </w:r>
    </w:p>
    <w:p w14:paraId="3CC77ED9" w14:textId="77777777" w:rsidR="00CD5E75" w:rsidRPr="00CD5E75" w:rsidRDefault="00CD5E75" w:rsidP="00760636">
      <w:pPr>
        <w:pStyle w:val="PargrafodaLista"/>
        <w:numPr>
          <w:ilvl w:val="0"/>
          <w:numId w:val="38"/>
        </w:numPr>
        <w:jc w:val="both"/>
        <w:rPr>
          <w:lang w:val="en-US"/>
        </w:rPr>
      </w:pPr>
      <w:r w:rsidRPr="001649C0">
        <w:rPr>
          <w:b/>
          <w:lang w:val="en-US"/>
        </w:rPr>
        <w:t>User to Membership:</w:t>
      </w:r>
      <w:r w:rsidRPr="00CD5E75">
        <w:rPr>
          <w:lang w:val="en-US"/>
        </w:rPr>
        <w:t xml:space="preserve"> A user can have multiple memberships in different AMAPs.</w:t>
      </w:r>
    </w:p>
    <w:p w14:paraId="4C5A23EC" w14:textId="77777777" w:rsidR="00CD5E75" w:rsidRPr="00CD5E75" w:rsidRDefault="00CD5E75" w:rsidP="00760636">
      <w:pPr>
        <w:pStyle w:val="PargrafodaLista"/>
        <w:numPr>
          <w:ilvl w:val="0"/>
          <w:numId w:val="38"/>
        </w:numPr>
        <w:jc w:val="both"/>
        <w:rPr>
          <w:lang w:val="en-US"/>
        </w:rPr>
      </w:pPr>
      <w:r w:rsidRPr="001649C0">
        <w:rPr>
          <w:b/>
          <w:lang w:val="en-US"/>
        </w:rPr>
        <w:t>User to Notification:</w:t>
      </w:r>
      <w:r w:rsidRPr="00CD5E75">
        <w:rPr>
          <w:lang w:val="en-US"/>
        </w:rPr>
        <w:t xml:space="preserve"> A user can receive multiple notifications.</w:t>
      </w:r>
    </w:p>
    <w:p w14:paraId="3920ED73" w14:textId="77777777" w:rsidR="00CD5E75" w:rsidRPr="00CD5E75" w:rsidRDefault="00CD5E75" w:rsidP="00760636">
      <w:pPr>
        <w:pStyle w:val="PargrafodaLista"/>
        <w:numPr>
          <w:ilvl w:val="0"/>
          <w:numId w:val="38"/>
        </w:numPr>
        <w:jc w:val="both"/>
        <w:rPr>
          <w:lang w:val="en-US"/>
        </w:rPr>
      </w:pPr>
      <w:r w:rsidRPr="001649C0">
        <w:rPr>
          <w:b/>
          <w:lang w:val="en-US"/>
        </w:rPr>
        <w:t>User to Order:</w:t>
      </w:r>
      <w:r w:rsidRPr="00CD5E75">
        <w:rPr>
          <w:lang w:val="en-US"/>
        </w:rPr>
        <w:t xml:space="preserve"> A user can place multiple orders.</w:t>
      </w:r>
    </w:p>
    <w:p w14:paraId="3F423104" w14:textId="77777777" w:rsidR="00CD5E75" w:rsidRPr="00CD5E75" w:rsidRDefault="00CD5E75" w:rsidP="00760636">
      <w:pPr>
        <w:pStyle w:val="PargrafodaLista"/>
        <w:numPr>
          <w:ilvl w:val="0"/>
          <w:numId w:val="38"/>
        </w:numPr>
        <w:jc w:val="both"/>
        <w:rPr>
          <w:lang w:val="en-US"/>
        </w:rPr>
      </w:pPr>
      <w:r w:rsidRPr="001649C0">
        <w:rPr>
          <w:b/>
          <w:lang w:val="en-US"/>
        </w:rPr>
        <w:t>User to Subscription:</w:t>
      </w:r>
      <w:r w:rsidRPr="00CD5E75">
        <w:rPr>
          <w:lang w:val="en-US"/>
        </w:rPr>
        <w:t xml:space="preserve"> A user can subscribe to multiple products.</w:t>
      </w:r>
    </w:p>
    <w:p w14:paraId="695F30EE" w14:textId="77777777" w:rsidR="00CD5E75" w:rsidRPr="00CD5E75" w:rsidRDefault="00CD5E75" w:rsidP="00760636">
      <w:pPr>
        <w:pStyle w:val="PargrafodaLista"/>
        <w:numPr>
          <w:ilvl w:val="0"/>
          <w:numId w:val="38"/>
        </w:numPr>
        <w:jc w:val="both"/>
        <w:rPr>
          <w:lang w:val="en-US"/>
        </w:rPr>
      </w:pPr>
      <w:r w:rsidRPr="001649C0">
        <w:rPr>
          <w:b/>
          <w:lang w:val="en-US"/>
        </w:rPr>
        <w:t>User to Payment:</w:t>
      </w:r>
      <w:r w:rsidRPr="00CD5E75">
        <w:rPr>
          <w:lang w:val="en-US"/>
        </w:rPr>
        <w:t xml:space="preserve"> A user can make multiple payments.</w:t>
      </w:r>
    </w:p>
    <w:p w14:paraId="03E5096F" w14:textId="77777777" w:rsidR="00CD5E75" w:rsidRPr="00CD5E75" w:rsidRDefault="00CD5E75" w:rsidP="00760636">
      <w:pPr>
        <w:pStyle w:val="PargrafodaLista"/>
        <w:numPr>
          <w:ilvl w:val="0"/>
          <w:numId w:val="38"/>
        </w:numPr>
        <w:jc w:val="both"/>
        <w:rPr>
          <w:lang w:val="en-US"/>
        </w:rPr>
      </w:pPr>
      <w:r w:rsidRPr="001649C0">
        <w:rPr>
          <w:b/>
          <w:lang w:val="en-US"/>
        </w:rPr>
        <w:t>Product to Order:</w:t>
      </w:r>
      <w:r w:rsidRPr="00CD5E75">
        <w:rPr>
          <w:lang w:val="en-US"/>
        </w:rPr>
        <w:t xml:space="preserve"> A product can be part of multiple orders.</w:t>
      </w:r>
    </w:p>
    <w:p w14:paraId="04A79B2E" w14:textId="77777777" w:rsidR="00CD5E75" w:rsidRPr="00CD5E75" w:rsidRDefault="00CD5E75" w:rsidP="00760636">
      <w:pPr>
        <w:pStyle w:val="PargrafodaLista"/>
        <w:numPr>
          <w:ilvl w:val="0"/>
          <w:numId w:val="38"/>
        </w:numPr>
        <w:jc w:val="both"/>
        <w:rPr>
          <w:lang w:val="en-US"/>
        </w:rPr>
      </w:pPr>
      <w:r w:rsidRPr="001649C0">
        <w:rPr>
          <w:b/>
          <w:lang w:val="en-US"/>
        </w:rPr>
        <w:t>Product to Inventory:</w:t>
      </w:r>
      <w:r w:rsidRPr="00CD5E75">
        <w:rPr>
          <w:lang w:val="en-US"/>
        </w:rPr>
        <w:t xml:space="preserve"> A product's availability is tracked in the inventory.</w:t>
      </w:r>
    </w:p>
    <w:p w14:paraId="2CF8DB80" w14:textId="77777777" w:rsidR="00CD5E75" w:rsidRPr="00CD5E75" w:rsidRDefault="00CD5E75" w:rsidP="00760636">
      <w:pPr>
        <w:pStyle w:val="PargrafodaLista"/>
        <w:numPr>
          <w:ilvl w:val="0"/>
          <w:numId w:val="38"/>
        </w:numPr>
        <w:jc w:val="both"/>
        <w:rPr>
          <w:lang w:val="en-US"/>
        </w:rPr>
      </w:pPr>
      <w:r w:rsidRPr="001649C0">
        <w:rPr>
          <w:b/>
          <w:lang w:val="en-US"/>
        </w:rPr>
        <w:t>Product to Subscription:</w:t>
      </w:r>
      <w:r w:rsidRPr="00CD5E75">
        <w:rPr>
          <w:lang w:val="en-US"/>
        </w:rPr>
        <w:t xml:space="preserve"> A product can be subscribed to by multiple users.</w:t>
      </w:r>
    </w:p>
    <w:p w14:paraId="62098248" w14:textId="77777777" w:rsidR="00CD5E75" w:rsidRPr="00CD5E75" w:rsidRDefault="00CD5E75" w:rsidP="00760636">
      <w:pPr>
        <w:pStyle w:val="PargrafodaLista"/>
        <w:numPr>
          <w:ilvl w:val="0"/>
          <w:numId w:val="38"/>
        </w:numPr>
        <w:jc w:val="both"/>
        <w:rPr>
          <w:lang w:val="en-US"/>
        </w:rPr>
      </w:pPr>
      <w:r w:rsidRPr="001649C0">
        <w:rPr>
          <w:b/>
          <w:lang w:val="en-US"/>
        </w:rPr>
        <w:t>Order to Delivery:</w:t>
      </w:r>
      <w:r w:rsidRPr="00CD5E75">
        <w:rPr>
          <w:lang w:val="en-US"/>
        </w:rPr>
        <w:t xml:space="preserve"> Each order has one delivery.</w:t>
      </w:r>
    </w:p>
    <w:p w14:paraId="0B40B774" w14:textId="08F2D325" w:rsidR="00BD6CAD" w:rsidRDefault="00CD5E75" w:rsidP="00760636">
      <w:pPr>
        <w:pStyle w:val="PargrafodaLista"/>
        <w:numPr>
          <w:ilvl w:val="0"/>
          <w:numId w:val="38"/>
        </w:numPr>
        <w:jc w:val="both"/>
        <w:rPr>
          <w:lang w:val="en-US"/>
        </w:rPr>
      </w:pPr>
      <w:r w:rsidRPr="001649C0">
        <w:rPr>
          <w:b/>
          <w:lang w:val="en-US"/>
        </w:rPr>
        <w:t>Order to Payment:</w:t>
      </w:r>
      <w:r w:rsidRPr="00CD5E75">
        <w:rPr>
          <w:lang w:val="en-US"/>
        </w:rPr>
        <w:t xml:space="preserve"> Each order has one payment.</w:t>
      </w:r>
    </w:p>
    <w:p w14:paraId="109100CB" w14:textId="6351B847" w:rsidR="00E16C06" w:rsidRPr="00E16C06" w:rsidRDefault="00D9726A" w:rsidP="003E5069">
      <w:pPr>
        <w:rPr>
          <w:lang w:val="en-US"/>
        </w:rPr>
      </w:pPr>
      <w:r>
        <w:rPr>
          <w:lang w:val="en-US"/>
        </w:rPr>
        <w:br w:type="page"/>
      </w:r>
    </w:p>
    <w:p w14:paraId="25D813E9" w14:textId="77777777" w:rsidR="001B4740" w:rsidRDefault="003E5069" w:rsidP="00760636">
      <w:pPr>
        <w:pStyle w:val="Ttulo1"/>
        <w:numPr>
          <w:ilvl w:val="0"/>
          <w:numId w:val="41"/>
        </w:numPr>
        <w:rPr>
          <w:lang w:val="en-US"/>
        </w:rPr>
      </w:pPr>
      <w:bookmarkStart w:id="72" w:name="_Toc182172885"/>
      <w:r>
        <w:rPr>
          <w:lang w:val="en-US"/>
        </w:rPr>
        <w:lastRenderedPageBreak/>
        <w:t>External interface requirements</w:t>
      </w:r>
      <w:bookmarkEnd w:id="72"/>
    </w:p>
    <w:p w14:paraId="6D8092E8" w14:textId="77777777" w:rsidR="003E5069" w:rsidRDefault="003E5069" w:rsidP="00760636">
      <w:pPr>
        <w:pStyle w:val="estilousecases"/>
        <w:numPr>
          <w:ilvl w:val="1"/>
          <w:numId w:val="41"/>
        </w:numPr>
        <w:ind w:left="851"/>
        <w:rPr>
          <w:lang w:val="en-US"/>
        </w:rPr>
      </w:pPr>
      <w:bookmarkStart w:id="73" w:name="_Toc182172886"/>
      <w:r>
        <w:rPr>
          <w:lang w:val="en-US"/>
        </w:rPr>
        <w:t>User interfaces</w:t>
      </w:r>
      <w:bookmarkEnd w:id="73"/>
    </w:p>
    <w:p w14:paraId="7890B022" w14:textId="2414F54B" w:rsidR="00F12536" w:rsidRDefault="00944F17" w:rsidP="00CE5826">
      <w:pPr>
        <w:ind w:left="131"/>
        <w:jc w:val="both"/>
        <w:rPr>
          <w:lang w:val="en-US"/>
        </w:rPr>
      </w:pPr>
      <w:r>
        <w:rPr>
          <w:lang w:val="en-US"/>
        </w:rPr>
        <w:t>Th</w:t>
      </w:r>
      <w:r w:rsidR="00244A36" w:rsidRPr="00244A36">
        <w:rPr>
          <w:lang w:val="en-US"/>
        </w:rPr>
        <w:t>e user interface design focuses heavily on providing an optimal experience for users, particularly as the web application will primarily be accessed via mobile devices. Given that the target users may have limited computer experience and are transitioning from manual processes, the mobile UI/UX must prioritize simplicity and ease of use. Mobile-specific elements like buttons, links, icons, and error messages should be clear, intuitive, and designed for touch interaction. The layout should ensure that key features are easily accessible, with a focus on minimizing the effort required to navigate the app. The goal is to allow users to spend less time figuring out how to use the app and more time accomplishing their tasks. Furthermore, a simple and well-organized interface will help reduce human errors during data entry, improving both user experience and accuracy.</w:t>
      </w:r>
    </w:p>
    <w:p w14:paraId="7CDDD74B" w14:textId="759FC498" w:rsidR="00ED131F" w:rsidRDefault="00ED131F" w:rsidP="00CE5826">
      <w:pPr>
        <w:ind w:left="131"/>
        <w:jc w:val="both"/>
        <w:rPr>
          <w:lang w:val="en-US"/>
        </w:rPr>
      </w:pPr>
      <w:r w:rsidRPr="006D7D68">
        <w:rPr>
          <w:lang w:val="en-GB"/>
        </w:rPr>
        <w:t xml:space="preserve">In the image below, a </w:t>
      </w:r>
      <w:proofErr w:type="spellStart"/>
      <w:r w:rsidRPr="006D7D68">
        <w:rPr>
          <w:lang w:val="en-GB"/>
        </w:rPr>
        <w:t>mockup</w:t>
      </w:r>
      <w:proofErr w:type="spellEnd"/>
      <w:r w:rsidRPr="006D7D68">
        <w:rPr>
          <w:lang w:val="en-GB"/>
        </w:rPr>
        <w:t xml:space="preserve"> of the "View Products" page is provided as an example of the concept developed by the group.</w:t>
      </w:r>
    </w:p>
    <w:p w14:paraId="331BFDDF" w14:textId="043E80E8" w:rsidR="00247ED8" w:rsidRDefault="00F723ED" w:rsidP="00CE5826">
      <w:pPr>
        <w:ind w:left="131"/>
        <w:jc w:val="both"/>
        <w:rPr>
          <w:lang w:val="en-US"/>
        </w:rPr>
      </w:pPr>
      <w:r>
        <w:rPr>
          <w:noProof/>
        </w:rPr>
        <mc:AlternateContent>
          <mc:Choice Requires="wps">
            <w:drawing>
              <wp:anchor distT="0" distB="0" distL="114300" distR="114300" simplePos="0" relativeHeight="251665408" behindDoc="1" locked="0" layoutInCell="1" allowOverlap="1" wp14:anchorId="6CE3F56F" wp14:editId="692D05EB">
                <wp:simplePos x="0" y="0"/>
                <wp:positionH relativeFrom="column">
                  <wp:posOffset>0</wp:posOffset>
                </wp:positionH>
                <wp:positionV relativeFrom="paragraph">
                  <wp:posOffset>3068955</wp:posOffset>
                </wp:positionV>
                <wp:extent cx="5943600" cy="635"/>
                <wp:effectExtent l="0" t="0" r="0" b="0"/>
                <wp:wrapTight wrapText="bothSides">
                  <wp:wrapPolygon edited="0">
                    <wp:start x="0" y="0"/>
                    <wp:lineTo x="0" y="21600"/>
                    <wp:lineTo x="21600" y="21600"/>
                    <wp:lineTo x="21600" y="0"/>
                  </wp:wrapPolygon>
                </wp:wrapTight>
                <wp:docPr id="1274050674" name="Caixa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F95095" w14:textId="4454FF93" w:rsidR="00F723ED" w:rsidRPr="00C44838" w:rsidRDefault="00F723ED" w:rsidP="009E71D0">
                            <w:pPr>
                              <w:pStyle w:val="Legenda"/>
                              <w:jc w:val="center"/>
                              <w:rPr>
                                <w:noProof/>
                                <w:color w:val="404040" w:themeColor="text1" w:themeTint="BF"/>
                                <w:sz w:val="22"/>
                                <w:szCs w:val="22"/>
                              </w:rPr>
                            </w:pPr>
                            <w:r>
                              <w:t xml:space="preserve">Figure </w:t>
                            </w:r>
                            <w:r>
                              <w:fldChar w:fldCharType="begin"/>
                            </w:r>
                            <w:r>
                              <w:instrText xml:space="preserve"> SEQ Figure \* ARABIC </w:instrText>
                            </w:r>
                            <w:r>
                              <w:fldChar w:fldCharType="separate"/>
                            </w:r>
                            <w:r w:rsidR="00F32E00">
                              <w:rPr>
                                <w:noProof/>
                              </w:rPr>
                              <w:t>3</w:t>
                            </w:r>
                            <w:r>
                              <w:fldChar w:fldCharType="end"/>
                            </w:r>
                            <w:r>
                              <w:t xml:space="preserve"> - </w:t>
                            </w:r>
                            <w:r>
                              <w:t>Mockup (View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3F56F" id="Caixa de texto 1" o:spid="_x0000_s1028" type="#_x0000_t202" style="position:absolute;left:0;text-align:left;margin-left:0;margin-top:241.65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" stroked="f">
                <v:textbox style="mso-fit-shape-to-text:t" inset="0,0,0,0">
                  <w:txbxContent>
                    <w:p w14:paraId="26F95095" w14:textId="4454FF93" w:rsidR="00F723ED" w:rsidRPr="00C44838" w:rsidRDefault="00F723ED" w:rsidP="009E71D0">
                      <w:pPr>
                        <w:pStyle w:val="Legenda"/>
                        <w:jc w:val="center"/>
                        <w:rPr>
                          <w:noProof/>
                          <w:color w:val="404040" w:themeColor="text1" w:themeTint="BF"/>
                          <w:sz w:val="22"/>
                          <w:szCs w:val="22"/>
                        </w:rPr>
                      </w:pPr>
                      <w:r>
                        <w:t xml:space="preserve">Figure </w:t>
                      </w:r>
                      <w:r>
                        <w:fldChar w:fldCharType="begin"/>
                      </w:r>
                      <w:r>
                        <w:instrText xml:space="preserve"> SEQ Figure \* ARABIC </w:instrText>
                      </w:r>
                      <w:r>
                        <w:fldChar w:fldCharType="separate"/>
                      </w:r>
                      <w:r w:rsidR="00F32E00">
                        <w:rPr>
                          <w:noProof/>
                        </w:rPr>
                        <w:t>3</w:t>
                      </w:r>
                      <w:r>
                        <w:fldChar w:fldCharType="end"/>
                      </w:r>
                      <w:r>
                        <w:t xml:space="preserve"> - </w:t>
                      </w:r>
                      <w:r>
                        <w:t>Mockup (View Products)</w:t>
                      </w:r>
                    </w:p>
                  </w:txbxContent>
                </v:textbox>
                <w10:wrap type="tight"/>
              </v:shape>
            </w:pict>
          </mc:Fallback>
        </mc:AlternateContent>
      </w:r>
      <w:r>
        <w:rPr>
          <w:noProof/>
        </w:rPr>
        <w:drawing>
          <wp:anchor distT="0" distB="0" distL="114300" distR="114300" simplePos="0" relativeHeight="251661312" behindDoc="1" locked="0" layoutInCell="1" allowOverlap="1" wp14:anchorId="2FF44AF1" wp14:editId="658CBA95">
            <wp:simplePos x="0" y="0"/>
            <wp:positionH relativeFrom="margin">
              <wp:align>right</wp:align>
            </wp:positionH>
            <wp:positionV relativeFrom="paragraph">
              <wp:posOffset>184785</wp:posOffset>
            </wp:positionV>
            <wp:extent cx="5943600" cy="2827020"/>
            <wp:effectExtent l="0" t="0" r="0" b="0"/>
            <wp:wrapTight wrapText="bothSides">
              <wp:wrapPolygon edited="0">
                <wp:start x="0" y="0"/>
                <wp:lineTo x="0" y="21396"/>
                <wp:lineTo x="21531" y="21396"/>
                <wp:lineTo x="21531" y="0"/>
                <wp:lineTo x="0" y="0"/>
              </wp:wrapPolygon>
            </wp:wrapTight>
            <wp:docPr id="2066594466" name="Imagem 1" descr="Uma imagem com texto, fruta, captura de ecrã, bana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94466" name="Imagem 1" descr="Uma imagem com texto, fruta, captura de ecrã, banan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anchor>
        </w:drawing>
      </w:r>
    </w:p>
    <w:p w14:paraId="63FF9696" w14:textId="487E494D" w:rsidR="00247ED8" w:rsidRDefault="00247ED8" w:rsidP="00CE5826">
      <w:pPr>
        <w:ind w:left="131"/>
        <w:jc w:val="both"/>
        <w:rPr>
          <w:lang w:val="en-US"/>
        </w:rPr>
      </w:pPr>
    </w:p>
    <w:p w14:paraId="55C62D8F" w14:textId="77777777" w:rsidR="00247ED8" w:rsidRDefault="00247ED8" w:rsidP="00CE5826">
      <w:pPr>
        <w:ind w:left="131"/>
        <w:jc w:val="both"/>
        <w:rPr>
          <w:lang w:val="en-US"/>
        </w:rPr>
      </w:pPr>
    </w:p>
    <w:p w14:paraId="4729607F" w14:textId="77777777" w:rsidR="00247ED8" w:rsidRDefault="00247ED8" w:rsidP="00CE5826">
      <w:pPr>
        <w:ind w:left="131"/>
        <w:jc w:val="both"/>
        <w:rPr>
          <w:lang w:val="en-US"/>
        </w:rPr>
      </w:pPr>
    </w:p>
    <w:p w14:paraId="3B8F50BE" w14:textId="16BC2572" w:rsidR="00247ED8" w:rsidRDefault="00247ED8" w:rsidP="00CE5826">
      <w:pPr>
        <w:ind w:left="131"/>
        <w:jc w:val="both"/>
        <w:rPr>
          <w:lang w:val="en-US"/>
        </w:rPr>
      </w:pPr>
    </w:p>
    <w:p w14:paraId="5EDE13D7" w14:textId="77777777" w:rsidR="00247ED8" w:rsidRDefault="00247ED8" w:rsidP="00CE5826">
      <w:pPr>
        <w:ind w:left="131"/>
        <w:jc w:val="both"/>
        <w:rPr>
          <w:lang w:val="en-US"/>
        </w:rPr>
      </w:pPr>
    </w:p>
    <w:p w14:paraId="4C096497" w14:textId="77777777" w:rsidR="00247ED8" w:rsidRDefault="00247ED8" w:rsidP="00CE5826">
      <w:pPr>
        <w:ind w:left="131"/>
        <w:jc w:val="both"/>
        <w:rPr>
          <w:lang w:val="en-US"/>
        </w:rPr>
      </w:pPr>
    </w:p>
    <w:p w14:paraId="78FB789A" w14:textId="77777777" w:rsidR="00247ED8" w:rsidRPr="00F12536" w:rsidRDefault="00247ED8" w:rsidP="00CE5826">
      <w:pPr>
        <w:ind w:left="131"/>
        <w:jc w:val="both"/>
        <w:rPr>
          <w:lang w:val="en-US"/>
        </w:rPr>
      </w:pPr>
    </w:p>
    <w:p w14:paraId="6D1C7254" w14:textId="77777777" w:rsidR="003E5069" w:rsidRDefault="003E5069" w:rsidP="00760636">
      <w:pPr>
        <w:pStyle w:val="estilousecases"/>
        <w:numPr>
          <w:ilvl w:val="1"/>
          <w:numId w:val="41"/>
        </w:numPr>
        <w:ind w:left="851"/>
        <w:rPr>
          <w:lang w:val="en-US"/>
        </w:rPr>
      </w:pPr>
      <w:bookmarkStart w:id="74" w:name="_Toc182172887"/>
      <w:r>
        <w:rPr>
          <w:lang w:val="en-US"/>
        </w:rPr>
        <w:lastRenderedPageBreak/>
        <w:t>Software interfaces</w:t>
      </w:r>
      <w:bookmarkEnd w:id="74"/>
    </w:p>
    <w:p w14:paraId="317534FB" w14:textId="470EDB38" w:rsidR="00D618EC" w:rsidRDefault="00D618EC" w:rsidP="00CE5826">
      <w:pPr>
        <w:ind w:left="131"/>
        <w:jc w:val="both"/>
        <w:rPr>
          <w:lang w:val="en-US"/>
        </w:rPr>
      </w:pPr>
      <w:r w:rsidRPr="00D618EC">
        <w:rPr>
          <w:lang w:val="en-US"/>
        </w:rPr>
        <w:t>The component diagram presented in shows the software interfaces present in the system</w:t>
      </w:r>
      <w:r w:rsidR="00E076BB">
        <w:rPr>
          <w:lang w:val="en-US"/>
        </w:rPr>
        <w:t>:</w:t>
      </w:r>
    </w:p>
    <w:p w14:paraId="745E1E87" w14:textId="77777777" w:rsidR="00A80316" w:rsidRDefault="000642CB" w:rsidP="00A80316">
      <w:pPr>
        <w:keepNext/>
        <w:jc w:val="center"/>
      </w:pPr>
      <w:r w:rsidRPr="000642CB">
        <w:rPr>
          <w:noProof/>
          <w:lang w:val="en-US"/>
        </w:rPr>
        <w:drawing>
          <wp:inline distT="0" distB="0" distL="0" distR="0" wp14:anchorId="2D5EC5AA" wp14:editId="731E6114">
            <wp:extent cx="1921791" cy="2951480"/>
            <wp:effectExtent l="0" t="0" r="2540" b="1270"/>
            <wp:docPr id="1865848184" name="Imagem 1" descr="Uma imagem com texto, diagrama, fil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48184" name="Imagem 1" descr="Uma imagem com texto, diagrama, file, design&#10;&#10;Descrição gerada automaticamente"/>
                    <pic:cNvPicPr/>
                  </pic:nvPicPr>
                  <pic:blipFill>
                    <a:blip r:embed="rId20"/>
                    <a:stretch>
                      <a:fillRect/>
                    </a:stretch>
                  </pic:blipFill>
                  <pic:spPr>
                    <a:xfrm>
                      <a:off x="0" y="0"/>
                      <a:ext cx="1926172" cy="2958208"/>
                    </a:xfrm>
                    <a:prstGeom prst="rect">
                      <a:avLst/>
                    </a:prstGeom>
                  </pic:spPr>
                </pic:pic>
              </a:graphicData>
            </a:graphic>
          </wp:inline>
        </w:drawing>
      </w:r>
    </w:p>
    <w:p w14:paraId="7956C569" w14:textId="09AB8FC1" w:rsidR="00D618EC" w:rsidRPr="00F12536" w:rsidRDefault="00A80316" w:rsidP="00A80316">
      <w:pPr>
        <w:pStyle w:val="Legenda"/>
        <w:jc w:val="center"/>
        <w:rPr>
          <w:lang w:val="en-US"/>
        </w:rPr>
      </w:pPr>
      <w:bookmarkStart w:id="75" w:name="_Ref182153324"/>
      <w:bookmarkStart w:id="76" w:name="_Ref182153318"/>
      <w:r w:rsidRPr="00EB1282">
        <w:rPr>
          <w:lang w:val="en-US"/>
        </w:rPr>
        <w:t xml:space="preserve">Figure </w:t>
      </w:r>
      <w:r>
        <w:fldChar w:fldCharType="begin"/>
      </w:r>
      <w:r w:rsidRPr="00EB1282">
        <w:rPr>
          <w:lang w:val="en-US"/>
        </w:rPr>
        <w:instrText xml:space="preserve"> SEQ Figure \* ARABIC </w:instrText>
      </w:r>
      <w:r>
        <w:fldChar w:fldCharType="separate"/>
      </w:r>
      <w:r w:rsidR="00F32E00">
        <w:rPr>
          <w:noProof/>
          <w:lang w:val="en-US"/>
        </w:rPr>
        <w:t>4</w:t>
      </w:r>
      <w:r>
        <w:fldChar w:fldCharType="end"/>
      </w:r>
      <w:bookmarkEnd w:id="75"/>
      <w:r w:rsidRPr="00EB1282">
        <w:rPr>
          <w:lang w:val="en-US"/>
        </w:rPr>
        <w:t xml:space="preserve"> - Component Diagram</w:t>
      </w:r>
      <w:bookmarkEnd w:id="76"/>
    </w:p>
    <w:p w14:paraId="1E73E2E7" w14:textId="7FA23F02" w:rsidR="00CE5826" w:rsidRDefault="00EB1282" w:rsidP="00C54899">
      <w:pPr>
        <w:ind w:left="0"/>
        <w:jc w:val="both"/>
        <w:rPr>
          <w:lang w:val="en-US"/>
        </w:rPr>
      </w:pPr>
      <w:r>
        <w:rPr>
          <w:lang w:val="en-US"/>
        </w:rPr>
        <w:t>T</w:t>
      </w:r>
      <w:r w:rsidRPr="00EB1282">
        <w:rPr>
          <w:lang w:val="en-US"/>
        </w:rPr>
        <w:t xml:space="preserve">he </w:t>
      </w:r>
      <w:proofErr w:type="gramStart"/>
      <w:r w:rsidRPr="00EB1282">
        <w:rPr>
          <w:lang w:val="en-US"/>
        </w:rPr>
        <w:t>Back-End</w:t>
      </w:r>
      <w:proofErr w:type="gramEnd"/>
      <w:r w:rsidRPr="00EB1282">
        <w:rPr>
          <w:lang w:val="en-US"/>
        </w:rPr>
        <w:t xml:space="preserve"> serves as the central hub, interacting with the Web Application through the AMAP API, handling user authentication via the AuthN API, and managing data operations through the DB API.</w:t>
      </w:r>
    </w:p>
    <w:p w14:paraId="2E221374" w14:textId="77777777" w:rsidR="003E5069" w:rsidRDefault="003E5069" w:rsidP="00760636">
      <w:pPr>
        <w:pStyle w:val="estilousecases"/>
        <w:numPr>
          <w:ilvl w:val="1"/>
          <w:numId w:val="41"/>
        </w:numPr>
        <w:ind w:left="851"/>
        <w:rPr>
          <w:lang w:val="en-US"/>
        </w:rPr>
      </w:pPr>
      <w:bookmarkStart w:id="77" w:name="_Toc182172888"/>
      <w:r>
        <w:rPr>
          <w:lang w:val="en-US"/>
        </w:rPr>
        <w:t>Hardware interfaces</w:t>
      </w:r>
      <w:bookmarkEnd w:id="77"/>
    </w:p>
    <w:p w14:paraId="7B2E7D1A" w14:textId="740CBC76" w:rsidR="00F12536" w:rsidRPr="00F12536" w:rsidRDefault="008669E2" w:rsidP="00CE5826">
      <w:pPr>
        <w:ind w:left="131"/>
        <w:jc w:val="both"/>
        <w:rPr>
          <w:lang w:val="en-US"/>
        </w:rPr>
      </w:pPr>
      <w:r w:rsidRPr="008669E2">
        <w:rPr>
          <w:lang w:val="en-US"/>
        </w:rPr>
        <w:t xml:space="preserve">The system </w:t>
      </w:r>
      <w:r w:rsidR="009D781B" w:rsidRPr="009D781B">
        <w:rPr>
          <w:lang w:val="en-US"/>
        </w:rPr>
        <w:t>is designed</w:t>
      </w:r>
      <w:r>
        <w:rPr>
          <w:lang w:val="en-US"/>
        </w:rPr>
        <w:t xml:space="preserve"> as a web application</w:t>
      </w:r>
      <w:r w:rsidR="00237595">
        <w:rPr>
          <w:lang w:val="en-US"/>
        </w:rPr>
        <w:t xml:space="preserve"> </w:t>
      </w:r>
      <w:r w:rsidR="009D781B" w:rsidRPr="009D781B">
        <w:rPr>
          <w:lang w:val="en-US"/>
        </w:rPr>
        <w:t xml:space="preserve">for </w:t>
      </w:r>
      <w:r w:rsidR="00753F8A">
        <w:rPr>
          <w:lang w:val="en-US"/>
        </w:rPr>
        <w:t>both desktop and mobile</w:t>
      </w:r>
      <w:r w:rsidR="009D781B" w:rsidRPr="009D781B">
        <w:rPr>
          <w:lang w:val="en-US"/>
        </w:rPr>
        <w:t>, with a priority on mobile usability</w:t>
      </w:r>
      <w:r w:rsidR="00753F8A">
        <w:rPr>
          <w:lang w:val="en-US"/>
        </w:rPr>
        <w:t xml:space="preserve"> due to AMAP’s </w:t>
      </w:r>
      <w:r w:rsidR="009D781B" w:rsidRPr="009D781B">
        <w:rPr>
          <w:lang w:val="en-US"/>
        </w:rPr>
        <w:t>operational needs. Therefore, the website should be fully responsive.</w:t>
      </w:r>
    </w:p>
    <w:p w14:paraId="41823745" w14:textId="77777777" w:rsidR="003E5069" w:rsidRDefault="003E5069" w:rsidP="00760636">
      <w:pPr>
        <w:pStyle w:val="estilousecases"/>
        <w:numPr>
          <w:ilvl w:val="1"/>
          <w:numId w:val="41"/>
        </w:numPr>
        <w:ind w:left="851"/>
        <w:rPr>
          <w:lang w:val="en-US"/>
        </w:rPr>
      </w:pPr>
      <w:bookmarkStart w:id="78" w:name="_Toc182172889"/>
      <w:r>
        <w:rPr>
          <w:lang w:val="en-US"/>
        </w:rPr>
        <w:t>Communication interfaces</w:t>
      </w:r>
      <w:bookmarkEnd w:id="78"/>
    </w:p>
    <w:p w14:paraId="3B8F3067" w14:textId="252B6328" w:rsidR="00F12536" w:rsidRPr="0035247E" w:rsidRDefault="001106CB" w:rsidP="00CE5826">
      <w:pPr>
        <w:ind w:left="131"/>
        <w:jc w:val="both"/>
        <w:rPr>
          <w:lang w:val="en-US"/>
        </w:rPr>
      </w:pPr>
      <w:r w:rsidRPr="001106CB">
        <w:rPr>
          <w:lang w:val="en-US"/>
        </w:rPr>
        <w:t>Backend communication will use REST APIs, including with external services, over protocols like HTTPS. Database communication will depend on the specific technology chosen for that part of the system.</w:t>
      </w:r>
    </w:p>
    <w:p w14:paraId="7F40AD31" w14:textId="77777777" w:rsidR="00D9726A" w:rsidRDefault="00D9726A">
      <w:pPr>
        <w:ind w:left="0"/>
        <w:rPr>
          <w:lang w:val="en-US"/>
        </w:rPr>
      </w:pPr>
      <w:r>
        <w:rPr>
          <w:lang w:val="en-US"/>
        </w:rPr>
        <w:br w:type="page"/>
      </w:r>
    </w:p>
    <w:p w14:paraId="30612360" w14:textId="77777777" w:rsidR="003E5069" w:rsidRDefault="003E5069" w:rsidP="00760636">
      <w:pPr>
        <w:pStyle w:val="Ttulo1"/>
        <w:numPr>
          <w:ilvl w:val="0"/>
          <w:numId w:val="41"/>
        </w:numPr>
        <w:rPr>
          <w:lang w:val="en-US"/>
        </w:rPr>
      </w:pPr>
      <w:bookmarkStart w:id="79" w:name="_Toc182172890"/>
      <w:r>
        <w:rPr>
          <w:lang w:val="en-US"/>
        </w:rPr>
        <w:lastRenderedPageBreak/>
        <w:t>Quality attributes</w:t>
      </w:r>
      <w:bookmarkEnd w:id="79"/>
    </w:p>
    <w:p w14:paraId="1996D931" w14:textId="793A7383" w:rsidR="00934E99" w:rsidRPr="00B86042" w:rsidRDefault="00B86042" w:rsidP="008B5E9B">
      <w:pPr>
        <w:jc w:val="both"/>
        <w:rPr>
          <w:lang w:val="en-US"/>
        </w:rPr>
      </w:pPr>
      <w:r w:rsidRPr="5A12FA2A">
        <w:rPr>
          <w:lang w:val="en-US"/>
        </w:rPr>
        <w:t>T</w:t>
      </w:r>
      <w:r w:rsidR="00190338" w:rsidRPr="5A12FA2A">
        <w:rPr>
          <w:lang w:val="en-US"/>
        </w:rPr>
        <w:t>his section describes the various aspects of the data that the system will consume as inputs, process, or create as outputs</w:t>
      </w:r>
      <w:r w:rsidRPr="5A12FA2A">
        <w:rPr>
          <w:lang w:val="en-US"/>
        </w:rPr>
        <w:t>.</w:t>
      </w:r>
    </w:p>
    <w:p w14:paraId="4B16F2EF" w14:textId="77777777" w:rsidR="003E5069" w:rsidRDefault="003E5069" w:rsidP="00760636">
      <w:pPr>
        <w:pStyle w:val="estilousecases"/>
        <w:numPr>
          <w:ilvl w:val="1"/>
          <w:numId w:val="41"/>
        </w:numPr>
        <w:ind w:left="851"/>
        <w:rPr>
          <w:lang w:val="en-US"/>
        </w:rPr>
      </w:pPr>
      <w:bookmarkStart w:id="80" w:name="_Toc182172891"/>
      <w:r>
        <w:rPr>
          <w:lang w:val="en-US"/>
        </w:rPr>
        <w:t>Usability</w:t>
      </w:r>
      <w:bookmarkEnd w:id="80"/>
    </w:p>
    <w:p w14:paraId="4A729543" w14:textId="387DC427" w:rsidR="000D1CCA" w:rsidRPr="00B87912" w:rsidRDefault="0052185D" w:rsidP="00CE5826">
      <w:pPr>
        <w:ind w:left="131"/>
        <w:jc w:val="both"/>
        <w:rPr>
          <w:lang w:val="en-GB"/>
        </w:rPr>
      </w:pPr>
      <w:r w:rsidRPr="0052185D">
        <w:rPr>
          <w:lang w:val="en-GB"/>
        </w:rPr>
        <w:t>In terms of usability, the application must have only the essential features of the AMAP and CSA processes. It must have an intuitive and appealing interface so that users can carry out their actions with ease, as it will be used by individuals who may not be tech-savvy. The system should also provide a responsive user interface to ensure a smooth experience on both desktop and mobile devices</w:t>
      </w:r>
      <w:r>
        <w:rPr>
          <w:lang w:val="en-GB"/>
        </w:rPr>
        <w:t>.</w:t>
      </w:r>
      <w:r w:rsidR="000D1CCA">
        <w:rPr>
          <w:lang w:val="en-US"/>
        </w:rPr>
        <w:t xml:space="preserve"> </w:t>
      </w:r>
    </w:p>
    <w:p w14:paraId="28D50E66" w14:textId="77777777" w:rsidR="003E5069" w:rsidRDefault="003E5069" w:rsidP="00760636">
      <w:pPr>
        <w:pStyle w:val="estilousecases"/>
        <w:numPr>
          <w:ilvl w:val="1"/>
          <w:numId w:val="41"/>
        </w:numPr>
        <w:ind w:left="694"/>
        <w:rPr>
          <w:lang w:val="en-US"/>
        </w:rPr>
      </w:pPr>
      <w:bookmarkStart w:id="81" w:name="_Toc182172892"/>
      <w:r>
        <w:rPr>
          <w:lang w:val="en-US"/>
        </w:rPr>
        <w:t>Performance</w:t>
      </w:r>
      <w:bookmarkEnd w:id="81"/>
    </w:p>
    <w:p w14:paraId="690F748A" w14:textId="1F71A805" w:rsidR="00FC10B2" w:rsidRPr="00FC10B2" w:rsidRDefault="00BC5F90" w:rsidP="00CE5826">
      <w:pPr>
        <w:ind w:left="131"/>
        <w:jc w:val="both"/>
        <w:rPr>
          <w:lang w:val="en-US"/>
        </w:rPr>
      </w:pPr>
      <w:r w:rsidRPr="00BC5F90">
        <w:rPr>
          <w:lang w:val="en-GB"/>
        </w:rPr>
        <w:t>The performance of the application must ensure fast and efficient processing. Key algorithms and processes, such as order matching and data retrieval, should operate swiftly with minimal error rates. Real-time data updates should be available for critical components like order tracking and inventory management. Additionally, notification systems must be reliable and deliver alerts instantaneously</w:t>
      </w:r>
      <w:r>
        <w:rPr>
          <w:lang w:val="en-GB"/>
        </w:rPr>
        <w:t>.</w:t>
      </w:r>
    </w:p>
    <w:p w14:paraId="10F6CE71" w14:textId="77777777" w:rsidR="003E5069" w:rsidRDefault="003E5069" w:rsidP="00760636">
      <w:pPr>
        <w:pStyle w:val="estilousecases"/>
        <w:numPr>
          <w:ilvl w:val="1"/>
          <w:numId w:val="41"/>
        </w:numPr>
        <w:ind w:left="694"/>
        <w:rPr>
          <w:lang w:val="en-US"/>
        </w:rPr>
      </w:pPr>
      <w:bookmarkStart w:id="82" w:name="_Toc182172893"/>
      <w:r>
        <w:rPr>
          <w:lang w:val="en-US"/>
        </w:rPr>
        <w:t>Security</w:t>
      </w:r>
      <w:bookmarkEnd w:id="82"/>
    </w:p>
    <w:p w14:paraId="16C5AE16" w14:textId="546FA4B3" w:rsidR="00602397" w:rsidRPr="00602397" w:rsidRDefault="00BB38EB" w:rsidP="00CE5826">
      <w:pPr>
        <w:ind w:left="131"/>
        <w:jc w:val="both"/>
        <w:rPr>
          <w:lang w:val="en-US"/>
        </w:rPr>
      </w:pPr>
      <w:r w:rsidRPr="00BB38EB">
        <w:rPr>
          <w:lang w:val="en-GB"/>
        </w:rPr>
        <w:t>All user data collected and stored by the system must be encrypted to ensure privacy and security. The system must implement role-based access control (RBAC), adhering to the Principle of Least Privilege (POLP) to limit user access to only what is necessary for their roles. Furthermore, an extensive logging system should be implemented to record all user actions, including modifications to data, with timestamps and user identification for accountability.</w:t>
      </w:r>
    </w:p>
    <w:p w14:paraId="38B43CBD" w14:textId="77777777" w:rsidR="003E5069" w:rsidRDefault="003E5069" w:rsidP="00760636">
      <w:pPr>
        <w:pStyle w:val="estilousecases"/>
        <w:numPr>
          <w:ilvl w:val="1"/>
          <w:numId w:val="41"/>
        </w:numPr>
        <w:ind w:left="694"/>
        <w:rPr>
          <w:lang w:val="en-US"/>
        </w:rPr>
      </w:pPr>
      <w:bookmarkStart w:id="83" w:name="_Toc182172894"/>
      <w:r>
        <w:rPr>
          <w:lang w:val="en-US"/>
        </w:rPr>
        <w:t>Safety</w:t>
      </w:r>
      <w:bookmarkEnd w:id="83"/>
    </w:p>
    <w:p w14:paraId="6C023F7C" w14:textId="5476680F" w:rsidR="00FC10B2" w:rsidRDefault="00CA5BB0" w:rsidP="00A52FBA">
      <w:pPr>
        <w:ind w:left="131"/>
        <w:jc w:val="both"/>
        <w:rPr>
          <w:lang w:val="en-US"/>
        </w:rPr>
      </w:pPr>
      <w:r w:rsidRPr="00F41A85">
        <w:rPr>
          <w:lang w:val="en-US"/>
        </w:rPr>
        <w:t xml:space="preserve">To protect data, the system must include an automated backup process that runs regularly, ensuring that information is preserved in case of system failure. </w:t>
      </w:r>
      <w:r w:rsidRPr="00C77FA0">
        <w:rPr>
          <w:lang w:val="en-US"/>
        </w:rPr>
        <w:t>Authorized users should have the ability to adjust thresholds for automatic processes that trigger notifications and alerts. Additionally, key functions such as order approval should require manual validation by authorized personnel to maintain accuracy and security in decision-making.</w:t>
      </w:r>
    </w:p>
    <w:p w14:paraId="5D82F90A" w14:textId="77777777" w:rsidR="00A52FBA" w:rsidRDefault="00A52FBA">
      <w:pPr>
        <w:ind w:left="0"/>
        <w:rPr>
          <w:lang w:val="en-US"/>
        </w:rPr>
      </w:pPr>
      <w:r>
        <w:rPr>
          <w:lang w:val="en-US"/>
        </w:rPr>
        <w:br w:type="page"/>
      </w:r>
    </w:p>
    <w:p w14:paraId="2D4A6AC3" w14:textId="09915C8F" w:rsidR="003E5069" w:rsidRDefault="00035F69" w:rsidP="00760636">
      <w:pPr>
        <w:pStyle w:val="estilousecases"/>
        <w:numPr>
          <w:ilvl w:val="1"/>
          <w:numId w:val="41"/>
        </w:numPr>
        <w:ind w:left="851"/>
        <w:rPr>
          <w:lang w:val="en-US"/>
        </w:rPr>
      </w:pPr>
      <w:bookmarkStart w:id="84" w:name="_Toc182172895"/>
      <w:r w:rsidRPr="00035F69">
        <w:rPr>
          <w:lang w:val="en-US"/>
        </w:rPr>
        <w:lastRenderedPageBreak/>
        <w:t>Interoperability</w:t>
      </w:r>
      <w:bookmarkEnd w:id="84"/>
    </w:p>
    <w:p w14:paraId="1AEE9847" w14:textId="35D61BFC" w:rsidR="003E5069" w:rsidRDefault="00F961C0" w:rsidP="00CE5826">
      <w:pPr>
        <w:ind w:left="131"/>
        <w:jc w:val="both"/>
        <w:rPr>
          <w:lang w:val="en-US"/>
        </w:rPr>
      </w:pPr>
      <w:r w:rsidRPr="00F961C0">
        <w:rPr>
          <w:lang w:val="en-US"/>
        </w:rPr>
        <w:t xml:space="preserve">The system must </w:t>
      </w:r>
      <w:r w:rsidR="0007752F" w:rsidRPr="0007752F">
        <w:rPr>
          <w:lang w:val="en-US"/>
        </w:rPr>
        <w:t>seamlessly integrate</w:t>
      </w:r>
      <w:r w:rsidRPr="00F961C0">
        <w:rPr>
          <w:lang w:val="en-US"/>
        </w:rPr>
        <w:t xml:space="preserve"> multiple Identity and Access Management (IAM) providers</w:t>
      </w:r>
      <w:r w:rsidR="007D7E12" w:rsidRPr="007D7E12">
        <w:rPr>
          <w:lang w:val="en-US"/>
        </w:rPr>
        <w:t xml:space="preserve"> (e.g., Google, Facebook) </w:t>
      </w:r>
      <w:r w:rsidR="0007752F" w:rsidRPr="0007752F">
        <w:rPr>
          <w:lang w:val="en-US"/>
        </w:rPr>
        <w:t>alongside its</w:t>
      </w:r>
      <w:r w:rsidR="007D7E12" w:rsidRPr="007D7E12">
        <w:rPr>
          <w:lang w:val="en-US"/>
        </w:rPr>
        <w:t xml:space="preserve"> own login system</w:t>
      </w:r>
      <w:r w:rsidR="0007752F" w:rsidRPr="0007752F">
        <w:rPr>
          <w:lang w:val="en-US"/>
        </w:rPr>
        <w:t xml:space="preserve">, supporting </w:t>
      </w:r>
      <w:r w:rsidR="007D7E12" w:rsidRPr="007D7E12">
        <w:rPr>
          <w:lang w:val="en-US"/>
        </w:rPr>
        <w:t>standard</w:t>
      </w:r>
      <w:r w:rsidRPr="00F961C0">
        <w:rPr>
          <w:lang w:val="en-US"/>
        </w:rPr>
        <w:t xml:space="preserve"> protocols </w:t>
      </w:r>
      <w:r w:rsidR="0007752F" w:rsidRPr="0007752F">
        <w:rPr>
          <w:lang w:val="en-US"/>
        </w:rPr>
        <w:t>like</w:t>
      </w:r>
      <w:r w:rsidRPr="00F961C0">
        <w:rPr>
          <w:lang w:val="en-US"/>
        </w:rPr>
        <w:t xml:space="preserve"> OAuth 2.0 and OpenID Connect</w:t>
      </w:r>
      <w:r w:rsidR="0007752F" w:rsidRPr="0007752F">
        <w:rPr>
          <w:lang w:val="en-US"/>
        </w:rPr>
        <w:t xml:space="preserve"> for compatibility. </w:t>
      </w:r>
      <w:r w:rsidR="007D7E12" w:rsidRPr="007D7E12">
        <w:rPr>
          <w:lang w:val="en-US"/>
        </w:rPr>
        <w:t xml:space="preserve">Upon login, </w:t>
      </w:r>
      <w:r w:rsidR="0007752F" w:rsidRPr="0007752F">
        <w:rPr>
          <w:lang w:val="en-US"/>
        </w:rPr>
        <w:t>it</w:t>
      </w:r>
      <w:r w:rsidR="007D7E12" w:rsidRPr="007D7E12">
        <w:rPr>
          <w:lang w:val="en-US"/>
        </w:rPr>
        <w:t xml:space="preserve"> should consistently </w:t>
      </w:r>
      <w:r w:rsidR="0007752F" w:rsidRPr="0007752F">
        <w:rPr>
          <w:lang w:val="en-US"/>
        </w:rPr>
        <w:t>apply</w:t>
      </w:r>
      <w:r w:rsidR="007D7E12" w:rsidRPr="007D7E12">
        <w:rPr>
          <w:lang w:val="en-US"/>
        </w:rPr>
        <w:t xml:space="preserve"> role-based access privileges </w:t>
      </w:r>
      <w:r w:rsidR="0007752F" w:rsidRPr="0007752F">
        <w:rPr>
          <w:lang w:val="en-US"/>
        </w:rPr>
        <w:t>and</w:t>
      </w:r>
      <w:r w:rsidR="007D7E12" w:rsidRPr="007D7E12">
        <w:rPr>
          <w:lang w:val="en-US"/>
        </w:rPr>
        <w:t xml:space="preserve"> standardize role mappings across IAMs and the application to </w:t>
      </w:r>
      <w:r w:rsidR="0007752F" w:rsidRPr="0007752F">
        <w:rPr>
          <w:lang w:val="en-US"/>
        </w:rPr>
        <w:t xml:space="preserve">maintain </w:t>
      </w:r>
      <w:r w:rsidR="007D7E12" w:rsidRPr="007D7E12">
        <w:rPr>
          <w:lang w:val="en-US"/>
        </w:rPr>
        <w:t xml:space="preserve">coherent </w:t>
      </w:r>
      <w:r w:rsidR="0007752F" w:rsidRPr="0007752F">
        <w:rPr>
          <w:lang w:val="en-US"/>
        </w:rPr>
        <w:t xml:space="preserve">permissions and </w:t>
      </w:r>
      <w:r w:rsidR="007D7E12" w:rsidRPr="007D7E12">
        <w:rPr>
          <w:lang w:val="en-US"/>
        </w:rPr>
        <w:t>security</w:t>
      </w:r>
      <w:r w:rsidR="0007752F" w:rsidRPr="0007752F">
        <w:rPr>
          <w:lang w:val="en-US"/>
        </w:rPr>
        <w:t xml:space="preserve">. Additionally, the system should adapt to </w:t>
      </w:r>
      <w:r w:rsidR="007D7E12" w:rsidRPr="007D7E12">
        <w:rPr>
          <w:lang w:val="en-US"/>
        </w:rPr>
        <w:t xml:space="preserve">provider-specific features, </w:t>
      </w:r>
      <w:r w:rsidR="0007752F" w:rsidRPr="0007752F">
        <w:rPr>
          <w:lang w:val="en-US"/>
        </w:rPr>
        <w:t>like</w:t>
      </w:r>
      <w:r w:rsidR="007D7E12" w:rsidRPr="007D7E12">
        <w:rPr>
          <w:lang w:val="en-US"/>
        </w:rPr>
        <w:t xml:space="preserve"> two-factor authentication, with minimal impact on user experience</w:t>
      </w:r>
      <w:r w:rsidR="0007752F" w:rsidRPr="0007752F">
        <w:rPr>
          <w:lang w:val="en-US"/>
        </w:rPr>
        <w:t xml:space="preserve">, and handle IAM </w:t>
      </w:r>
      <w:r w:rsidR="007D7E12" w:rsidRPr="007D7E12">
        <w:rPr>
          <w:lang w:val="en-US"/>
        </w:rPr>
        <w:t xml:space="preserve">updates </w:t>
      </w:r>
      <w:r w:rsidR="0007752F" w:rsidRPr="0007752F">
        <w:rPr>
          <w:lang w:val="en-US"/>
        </w:rPr>
        <w:t xml:space="preserve">with minimal </w:t>
      </w:r>
      <w:r w:rsidR="007D7E12" w:rsidRPr="007D7E12">
        <w:rPr>
          <w:lang w:val="en-US"/>
        </w:rPr>
        <w:t xml:space="preserve">disruption </w:t>
      </w:r>
      <w:r w:rsidR="0007752F" w:rsidRPr="0007752F">
        <w:rPr>
          <w:lang w:val="en-US"/>
        </w:rPr>
        <w:t>to user</w:t>
      </w:r>
      <w:r w:rsidR="007D7E12" w:rsidRPr="007D7E12">
        <w:rPr>
          <w:lang w:val="en-US"/>
        </w:rPr>
        <w:t xml:space="preserve"> access.</w:t>
      </w:r>
    </w:p>
    <w:p w14:paraId="1FE3D1C6" w14:textId="1635C5EC" w:rsidR="00316672" w:rsidRDefault="00D14BA1">
      <w:pPr>
        <w:ind w:left="0"/>
        <w:rPr>
          <w:lang w:val="en-US"/>
        </w:rPr>
      </w:pPr>
      <w:r>
        <w:rPr>
          <w:lang w:val="en-US"/>
        </w:rPr>
        <w:br w:type="page"/>
      </w:r>
    </w:p>
    <w:p w14:paraId="4E54A2AD" w14:textId="77777777" w:rsidR="003E5069" w:rsidRDefault="003E5069" w:rsidP="00760636">
      <w:pPr>
        <w:pStyle w:val="Ttulo1"/>
        <w:numPr>
          <w:ilvl w:val="0"/>
          <w:numId w:val="41"/>
        </w:numPr>
        <w:rPr>
          <w:lang w:val="en-US"/>
        </w:rPr>
      </w:pPr>
      <w:bookmarkStart w:id="85" w:name="_Toc182172896"/>
      <w:r>
        <w:rPr>
          <w:lang w:val="en-US"/>
        </w:rPr>
        <w:lastRenderedPageBreak/>
        <w:t>Internationalization and localization requirements</w:t>
      </w:r>
      <w:bookmarkEnd w:id="85"/>
    </w:p>
    <w:p w14:paraId="2DAAF5E4" w14:textId="77777777" w:rsidR="00EF78C6" w:rsidRDefault="00EF78C6" w:rsidP="008642F1">
      <w:pPr>
        <w:jc w:val="both"/>
        <w:rPr>
          <w:lang w:val="en-GB"/>
        </w:rPr>
      </w:pPr>
      <w:r w:rsidRPr="009B3528">
        <w:rPr>
          <w:lang w:val="en-GB"/>
        </w:rPr>
        <w:t>The application will only be used in Portugal, and as such, it is not considered necessary for the system to support different formatting options for dates or addresses, for instance. One of the requirements, however, is to offer both Portuguese and English translations for the user interface. This localization solution should be flexible enough to allow for the addition of new languages in the future and to allow for an easy update of the translations.</w:t>
      </w:r>
    </w:p>
    <w:p w14:paraId="12A7EAFF" w14:textId="77777777" w:rsidR="00EF78C6" w:rsidRPr="009B3528" w:rsidRDefault="00EF78C6" w:rsidP="00EF78C6">
      <w:pPr>
        <w:rPr>
          <w:lang w:val="en-GB"/>
        </w:rPr>
      </w:pPr>
    </w:p>
    <w:p w14:paraId="4EEEF0D5" w14:textId="77777777" w:rsidR="00EF78C6" w:rsidRPr="009B3528" w:rsidRDefault="00EF78C6" w:rsidP="00EF78C6">
      <w:pPr>
        <w:rPr>
          <w:color w:val="D6615C" w:themeColor="accent1"/>
          <w:lang w:val="en-GB"/>
        </w:rPr>
      </w:pPr>
      <w:r w:rsidRPr="009B3528">
        <w:rPr>
          <w:b/>
          <w:bCs/>
          <w:color w:val="D6615C" w:themeColor="accent1"/>
          <w:lang w:val="en-GB"/>
        </w:rPr>
        <w:t>Language Support</w:t>
      </w:r>
    </w:p>
    <w:p w14:paraId="3F99FE0F" w14:textId="77777777" w:rsidR="00EF78C6" w:rsidRPr="009B3528" w:rsidRDefault="00EF78C6" w:rsidP="003035EF">
      <w:pPr>
        <w:numPr>
          <w:ilvl w:val="0"/>
          <w:numId w:val="10"/>
        </w:numPr>
        <w:rPr>
          <w:lang w:val="en-GB"/>
        </w:rPr>
      </w:pPr>
      <w:r w:rsidRPr="009B3528">
        <w:rPr>
          <w:lang w:val="en-GB"/>
        </w:rPr>
        <w:t>The system will primarily support Portuguese as the main language, with an option to switch to English.</w:t>
      </w:r>
    </w:p>
    <w:p w14:paraId="11B467C2" w14:textId="77777777" w:rsidR="00EF78C6" w:rsidRPr="009B3528" w:rsidRDefault="00EF78C6" w:rsidP="003035EF">
      <w:pPr>
        <w:numPr>
          <w:ilvl w:val="0"/>
          <w:numId w:val="10"/>
        </w:numPr>
        <w:rPr>
          <w:lang w:val="en-GB"/>
        </w:rPr>
      </w:pPr>
      <w:r w:rsidRPr="009B3528">
        <w:rPr>
          <w:lang w:val="en-GB"/>
        </w:rPr>
        <w:t>All user interface text, error messages, notifications, and reports must be available in both Portuguese and English.</w:t>
      </w:r>
    </w:p>
    <w:p w14:paraId="50FD3CF1" w14:textId="77777777" w:rsidR="00EF78C6" w:rsidRDefault="00EF78C6" w:rsidP="003035EF">
      <w:pPr>
        <w:numPr>
          <w:ilvl w:val="0"/>
          <w:numId w:val="10"/>
        </w:numPr>
        <w:rPr>
          <w:lang w:val="en-GB"/>
        </w:rPr>
      </w:pPr>
      <w:r w:rsidRPr="009B3528">
        <w:rPr>
          <w:lang w:val="en-GB"/>
        </w:rPr>
        <w:t>Users should be able to select their preferred language at any point during their interaction with the system.</w:t>
      </w:r>
    </w:p>
    <w:p w14:paraId="1E17BD9F" w14:textId="77777777" w:rsidR="00EF78C6" w:rsidRPr="009B3528" w:rsidRDefault="00EF78C6" w:rsidP="00EF78C6">
      <w:pPr>
        <w:ind w:left="720"/>
        <w:rPr>
          <w:lang w:val="en-GB"/>
        </w:rPr>
      </w:pPr>
    </w:p>
    <w:p w14:paraId="0FD24EF6" w14:textId="77777777" w:rsidR="00EF78C6" w:rsidRPr="009B3528" w:rsidRDefault="00EF78C6" w:rsidP="00EF78C6">
      <w:pPr>
        <w:rPr>
          <w:color w:val="D6615C" w:themeColor="accent1"/>
          <w:lang w:val="en-GB"/>
        </w:rPr>
      </w:pPr>
      <w:r w:rsidRPr="009B3528">
        <w:rPr>
          <w:b/>
          <w:bCs/>
          <w:color w:val="D6615C" w:themeColor="accent1"/>
          <w:lang w:val="en-GB"/>
        </w:rPr>
        <w:t>Date and Time Formatting</w:t>
      </w:r>
    </w:p>
    <w:p w14:paraId="122BF0D0" w14:textId="77777777" w:rsidR="00EF78C6" w:rsidRPr="009B3528" w:rsidRDefault="00EF78C6" w:rsidP="003035EF">
      <w:pPr>
        <w:numPr>
          <w:ilvl w:val="0"/>
          <w:numId w:val="11"/>
        </w:numPr>
        <w:rPr>
          <w:lang w:val="en-GB"/>
        </w:rPr>
      </w:pPr>
      <w:r w:rsidRPr="009B3528">
        <w:rPr>
          <w:lang w:val="en-GB"/>
        </w:rPr>
        <w:t>The system must support the standard date and time formats used in Portugal (e.g., DD/MM/YYYY).</w:t>
      </w:r>
    </w:p>
    <w:p w14:paraId="3AC20CF1" w14:textId="77777777" w:rsidR="00EF78C6" w:rsidRDefault="00EF78C6" w:rsidP="003035EF">
      <w:pPr>
        <w:numPr>
          <w:ilvl w:val="0"/>
          <w:numId w:val="11"/>
        </w:numPr>
        <w:rPr>
          <w:lang w:val="en-GB"/>
        </w:rPr>
      </w:pPr>
      <w:r w:rsidRPr="009B3528">
        <w:rPr>
          <w:lang w:val="en-GB"/>
        </w:rPr>
        <w:t>Display formats should align with Portuguese regional norms, with an option for English locale adjustments as needed.</w:t>
      </w:r>
    </w:p>
    <w:p w14:paraId="417747ED" w14:textId="77777777" w:rsidR="00EF78C6" w:rsidRPr="009B3528" w:rsidRDefault="00EF78C6" w:rsidP="00EF78C6">
      <w:pPr>
        <w:ind w:left="720"/>
        <w:rPr>
          <w:lang w:val="en-GB"/>
        </w:rPr>
      </w:pPr>
    </w:p>
    <w:p w14:paraId="180F28CA" w14:textId="77777777" w:rsidR="00EF78C6" w:rsidRPr="009B3528" w:rsidRDefault="00EF78C6" w:rsidP="00EF78C6">
      <w:pPr>
        <w:rPr>
          <w:color w:val="D6615C" w:themeColor="accent1"/>
          <w:lang w:val="en-GB"/>
        </w:rPr>
      </w:pPr>
      <w:r w:rsidRPr="009B3528">
        <w:rPr>
          <w:b/>
          <w:bCs/>
          <w:color w:val="D6615C" w:themeColor="accent1"/>
          <w:lang w:val="en-GB"/>
        </w:rPr>
        <w:t>Currency and Number Formatting</w:t>
      </w:r>
    </w:p>
    <w:p w14:paraId="189C911F" w14:textId="77777777" w:rsidR="00EF78C6" w:rsidRPr="009B3528" w:rsidRDefault="00EF78C6" w:rsidP="003035EF">
      <w:pPr>
        <w:numPr>
          <w:ilvl w:val="0"/>
          <w:numId w:val="12"/>
        </w:numPr>
        <w:rPr>
          <w:lang w:val="en-GB"/>
        </w:rPr>
      </w:pPr>
      <w:r w:rsidRPr="009B3528">
        <w:rPr>
          <w:lang w:val="en-GB"/>
        </w:rPr>
        <w:t>The system should format numbers and currencies using the Euro (€) symbol and appropriate decimal separators (e.g., 1.234,56).</w:t>
      </w:r>
    </w:p>
    <w:p w14:paraId="49780D88" w14:textId="77777777" w:rsidR="00EF78C6" w:rsidRDefault="00EF78C6" w:rsidP="003035EF">
      <w:pPr>
        <w:numPr>
          <w:ilvl w:val="0"/>
          <w:numId w:val="12"/>
        </w:numPr>
        <w:rPr>
          <w:lang w:val="en-GB"/>
        </w:rPr>
      </w:pPr>
      <w:r w:rsidRPr="009B3528">
        <w:rPr>
          <w:lang w:val="en-GB"/>
        </w:rPr>
        <w:t>The number formatting should remain consistent regardless of the selected language.</w:t>
      </w:r>
    </w:p>
    <w:p w14:paraId="1DABE7E2" w14:textId="77777777" w:rsidR="00EF78C6" w:rsidRPr="009B3528" w:rsidRDefault="00EF78C6" w:rsidP="00EF78C6">
      <w:pPr>
        <w:ind w:left="720"/>
        <w:rPr>
          <w:lang w:val="en-GB"/>
        </w:rPr>
      </w:pPr>
    </w:p>
    <w:p w14:paraId="66EB9BE5" w14:textId="77777777" w:rsidR="00EF78C6" w:rsidRPr="009B3528" w:rsidRDefault="00EF78C6" w:rsidP="00EF78C6">
      <w:pPr>
        <w:rPr>
          <w:color w:val="D6615C" w:themeColor="accent1"/>
          <w:lang w:val="en-GB"/>
        </w:rPr>
      </w:pPr>
      <w:r w:rsidRPr="009B3528">
        <w:rPr>
          <w:b/>
          <w:bCs/>
          <w:color w:val="D6615C" w:themeColor="accent1"/>
          <w:lang w:val="en-GB"/>
        </w:rPr>
        <w:t>User Input and Validation</w:t>
      </w:r>
    </w:p>
    <w:p w14:paraId="77C89560" w14:textId="77777777" w:rsidR="00EF78C6" w:rsidRPr="009B3528" w:rsidRDefault="00EF78C6" w:rsidP="003035EF">
      <w:pPr>
        <w:numPr>
          <w:ilvl w:val="0"/>
          <w:numId w:val="13"/>
        </w:numPr>
        <w:rPr>
          <w:lang w:val="en-GB"/>
        </w:rPr>
      </w:pPr>
      <w:r w:rsidRPr="009B3528">
        <w:rPr>
          <w:lang w:val="en-GB"/>
        </w:rPr>
        <w:t>The system must validate user inputs according to Portuguese conventions, including postal codes, phone numbers, and date formats.</w:t>
      </w:r>
    </w:p>
    <w:p w14:paraId="6517875F" w14:textId="77777777" w:rsidR="00EF78C6" w:rsidRPr="009B3528" w:rsidRDefault="00EF78C6" w:rsidP="003035EF">
      <w:pPr>
        <w:numPr>
          <w:ilvl w:val="0"/>
          <w:numId w:val="13"/>
        </w:numPr>
        <w:rPr>
          <w:lang w:val="en-GB"/>
        </w:rPr>
      </w:pPr>
      <w:r w:rsidRPr="009B3528">
        <w:rPr>
          <w:lang w:val="en-GB"/>
        </w:rPr>
        <w:t>Input fields should support special characters and formats required for names and addresses in Portugal.</w:t>
      </w:r>
    </w:p>
    <w:p w14:paraId="52B13F52" w14:textId="77777777" w:rsidR="00EF78C6" w:rsidRPr="009B3528" w:rsidRDefault="00EF78C6" w:rsidP="003035EF">
      <w:pPr>
        <w:numPr>
          <w:ilvl w:val="0"/>
          <w:numId w:val="13"/>
        </w:numPr>
        <w:rPr>
          <w:lang w:val="en-GB"/>
        </w:rPr>
      </w:pPr>
      <w:r w:rsidRPr="009B3528">
        <w:rPr>
          <w:lang w:val="en-GB"/>
        </w:rPr>
        <w:t>Validation should provide user-friendly error messages in both Portuguese and English, guiding users to correct their input errors.</w:t>
      </w:r>
    </w:p>
    <w:p w14:paraId="12B71CBC" w14:textId="7BD4A9EB" w:rsidR="003E5069" w:rsidRPr="00C77FA0" w:rsidRDefault="00E80F2C">
      <w:pPr>
        <w:ind w:left="0"/>
        <w:rPr>
          <w:lang w:val="en-US"/>
        </w:rPr>
      </w:pPr>
      <w:r>
        <w:rPr>
          <w:lang w:val="en-US"/>
        </w:rPr>
        <w:br w:type="page"/>
      </w:r>
    </w:p>
    <w:p w14:paraId="15D61478" w14:textId="77777777" w:rsidR="003E5069" w:rsidRDefault="003E5069" w:rsidP="00760636">
      <w:pPr>
        <w:pStyle w:val="Ttulo1"/>
        <w:numPr>
          <w:ilvl w:val="0"/>
          <w:numId w:val="41"/>
        </w:numPr>
        <w:rPr>
          <w:lang w:val="en-US"/>
        </w:rPr>
      </w:pPr>
      <w:bookmarkStart w:id="86" w:name="_Toc182172897"/>
      <w:r>
        <w:rPr>
          <w:lang w:val="en-US"/>
        </w:rPr>
        <w:lastRenderedPageBreak/>
        <w:t>Other requirements</w:t>
      </w:r>
      <w:bookmarkEnd w:id="86"/>
    </w:p>
    <w:p w14:paraId="50DBED99" w14:textId="2F65BC65" w:rsidR="00602397" w:rsidRDefault="00E80F2C" w:rsidP="00602397">
      <w:pPr>
        <w:ind w:left="0"/>
        <w:rPr>
          <w:lang w:val="en-US"/>
        </w:rPr>
      </w:pPr>
      <w:r>
        <w:rPr>
          <w:lang w:val="en-US"/>
        </w:rPr>
        <w:t>To be determined in future design iterations.</w:t>
      </w:r>
    </w:p>
    <w:p w14:paraId="2036F4A7" w14:textId="77777777" w:rsidR="00365636" w:rsidRDefault="00365636">
      <w:pPr>
        <w:ind w:left="0"/>
        <w:rPr>
          <w:lang w:val="en-US"/>
        </w:rPr>
      </w:pPr>
      <w:r>
        <w:rPr>
          <w:lang w:val="en-US"/>
        </w:rPr>
        <w:br w:type="page"/>
      </w:r>
    </w:p>
    <w:p w14:paraId="7F722C25" w14:textId="77777777" w:rsidR="003E5069" w:rsidRDefault="003E5069" w:rsidP="00760636">
      <w:pPr>
        <w:pStyle w:val="Ttulo1"/>
        <w:numPr>
          <w:ilvl w:val="0"/>
          <w:numId w:val="41"/>
        </w:numPr>
        <w:rPr>
          <w:lang w:val="en-US"/>
        </w:rPr>
      </w:pPr>
      <w:bookmarkStart w:id="87" w:name="_Toc182172898"/>
      <w:r>
        <w:rPr>
          <w:lang w:val="en-US"/>
        </w:rPr>
        <w:lastRenderedPageBreak/>
        <w:t>Process adopted for elicitation</w:t>
      </w:r>
      <w:bookmarkEnd w:id="87"/>
    </w:p>
    <w:p w14:paraId="5A149488" w14:textId="6D563874" w:rsidR="003E5069" w:rsidRPr="00B23971" w:rsidRDefault="00B23971" w:rsidP="005219E4">
      <w:pPr>
        <w:jc w:val="both"/>
        <w:rPr>
          <w:lang w:val="en-GB"/>
        </w:rPr>
      </w:pPr>
      <w:r w:rsidRPr="00CA4199">
        <w:rPr>
          <w:lang w:val="en-GB"/>
        </w:rPr>
        <w:t>The process of gathering requirements focused on capturing stakeholder expectations and identifying essential system functionalities. This step was crucial for understanding user needs and aligning the system’s capabilities with their expectations. The elicitation phase involved pinpointing all relevant stakeholders and arranging meetings to delve into their specific requirements, ensuring the development of the system was well-founded and justified.</w:t>
      </w:r>
    </w:p>
    <w:p w14:paraId="62930071" w14:textId="77777777" w:rsidR="00522F95" w:rsidRDefault="00522F95" w:rsidP="00760636">
      <w:pPr>
        <w:pStyle w:val="Ttulo1"/>
        <w:numPr>
          <w:ilvl w:val="1"/>
          <w:numId w:val="41"/>
        </w:numPr>
        <w:tabs>
          <w:tab w:val="num" w:pos="1134"/>
        </w:tabs>
        <w:ind w:left="567" w:hanging="360"/>
      </w:pPr>
      <w:bookmarkStart w:id="88" w:name="_Toc182172899"/>
      <w:r w:rsidRPr="00522F95">
        <w:rPr>
          <w:lang w:val="en-US"/>
        </w:rPr>
        <w:t>Stakeholder</w:t>
      </w:r>
      <w:r>
        <w:t>s</w:t>
      </w:r>
      <w:bookmarkEnd w:id="88"/>
    </w:p>
    <w:p w14:paraId="7F3DBB23" w14:textId="77777777" w:rsidR="00874B72" w:rsidRPr="00AC41BD" w:rsidRDefault="00874B72" w:rsidP="005219E4">
      <w:pPr>
        <w:jc w:val="both"/>
        <w:rPr>
          <w:lang w:val="en-GB"/>
        </w:rPr>
      </w:pPr>
      <w:r w:rsidRPr="00AC41BD">
        <w:rPr>
          <w:lang w:val="en-GB"/>
        </w:rPr>
        <w:t>From the elicitation process, three main stakeholders were identified, each with different perspectives and expectations for the system. During the initial interviews with these stakeholders, it became evident that the process should revolve around these three types of stakeholders, although involving different participants with varying roles</w:t>
      </w:r>
      <w:r>
        <w:rPr>
          <w:lang w:val="en-GB"/>
        </w:rPr>
        <w:t>.</w:t>
      </w:r>
    </w:p>
    <w:p w14:paraId="7E412F44" w14:textId="77777777" w:rsidR="00874B72" w:rsidRDefault="00874B72" w:rsidP="00874B72">
      <w:pPr>
        <w:rPr>
          <w:lang w:val="en-US"/>
        </w:rPr>
      </w:pPr>
    </w:p>
    <w:p w14:paraId="25BF36B8" w14:textId="68D56BEF" w:rsidR="00874B72" w:rsidRDefault="00874B72" w:rsidP="00760636">
      <w:pPr>
        <w:pStyle w:val="Ttulo1"/>
        <w:numPr>
          <w:ilvl w:val="2"/>
          <w:numId w:val="33"/>
        </w:numPr>
        <w:ind w:left="1134"/>
        <w:rPr>
          <w:lang w:val="en-US"/>
        </w:rPr>
      </w:pPr>
      <w:bookmarkStart w:id="89" w:name="_Toc182172900"/>
      <w:r>
        <w:rPr>
          <w:lang w:val="en-US"/>
        </w:rPr>
        <w:t>AMAP Administrator</w:t>
      </w:r>
      <w:bookmarkEnd w:id="89"/>
    </w:p>
    <w:p w14:paraId="33A303CA" w14:textId="77777777" w:rsidR="00874B72" w:rsidRPr="00591223" w:rsidRDefault="00874B72" w:rsidP="005219E4">
      <w:pPr>
        <w:jc w:val="both"/>
        <w:rPr>
          <w:lang w:val="en-GB"/>
        </w:rPr>
      </w:pPr>
      <w:r w:rsidRPr="00591223">
        <w:rPr>
          <w:lang w:val="en-GB"/>
        </w:rPr>
        <w:t>The AMAP Administrator presents some of the most distinct perspectives among the various AMAP administrators. This is because an AMAP administrator can also be a Producer, a Co-Producer, or both, leading to diverse expectations and priorities.</w:t>
      </w:r>
    </w:p>
    <w:p w14:paraId="0FD53926" w14:textId="77777777" w:rsidR="00874B72" w:rsidRPr="00591223" w:rsidRDefault="00874B72" w:rsidP="005219E4">
      <w:pPr>
        <w:jc w:val="both"/>
        <w:rPr>
          <w:lang w:val="en-GB"/>
        </w:rPr>
      </w:pPr>
      <w:r w:rsidRPr="00591223">
        <w:rPr>
          <w:lang w:val="en-GB"/>
        </w:rPr>
        <w:t>The main concerns shared by different administrators revolved around the lack of information and historical data. They often do not know which orders will be delivered in the upcoming distribution and which producers and co-producers will be present. Additionally, it was noted as important to have reports covering the subscription period, summarizing all orders and payments.</w:t>
      </w:r>
    </w:p>
    <w:p w14:paraId="01FE1557" w14:textId="2BB3C6A2" w:rsidR="00874B72" w:rsidRDefault="00BC5F71" w:rsidP="00760636">
      <w:pPr>
        <w:pStyle w:val="Ttulo1"/>
        <w:numPr>
          <w:ilvl w:val="2"/>
          <w:numId w:val="33"/>
        </w:numPr>
        <w:ind w:left="1134"/>
        <w:rPr>
          <w:lang w:val="en-US"/>
        </w:rPr>
      </w:pPr>
      <w:r>
        <w:rPr>
          <w:lang w:val="en-US"/>
        </w:rPr>
        <w:t xml:space="preserve"> </w:t>
      </w:r>
      <w:bookmarkStart w:id="90" w:name="_Toc182172901"/>
      <w:r w:rsidR="00874B72">
        <w:rPr>
          <w:lang w:val="en-US"/>
        </w:rPr>
        <w:t>Produc</w:t>
      </w:r>
      <w:r w:rsidR="009A2066">
        <w:rPr>
          <w:lang w:val="en-US"/>
        </w:rPr>
        <w:t>er</w:t>
      </w:r>
      <w:bookmarkEnd w:id="90"/>
    </w:p>
    <w:p w14:paraId="0B85565E" w14:textId="77777777" w:rsidR="00874B72" w:rsidRPr="00907E1B" w:rsidRDefault="00874B72" w:rsidP="004E163A">
      <w:pPr>
        <w:jc w:val="both"/>
        <w:rPr>
          <w:lang w:val="en-GB"/>
        </w:rPr>
      </w:pPr>
      <w:r w:rsidRPr="00907E1B">
        <w:rPr>
          <w:lang w:val="en-GB"/>
        </w:rPr>
        <w:t>The producer is one of the main stakeholders, being responsible for producing and supplying the products. Among the producers interviewed, the concerns were often similar.</w:t>
      </w:r>
    </w:p>
    <w:p w14:paraId="154F0AA0" w14:textId="77777777" w:rsidR="00874B72" w:rsidRPr="00907E1B" w:rsidRDefault="00874B72" w:rsidP="004E163A">
      <w:pPr>
        <w:jc w:val="both"/>
        <w:rPr>
          <w:lang w:val="en-GB"/>
        </w:rPr>
      </w:pPr>
      <w:r w:rsidRPr="00907E1B">
        <w:rPr>
          <w:lang w:val="en-GB"/>
        </w:rPr>
        <w:t>The producer’s vision focuses on facilitating the sale of products and having detailed information about orders. The use of Google Forms was mentioned as not being functional, user-friendly, and limited in capability. Managing shared forms among all producers was also highlighted as a challenge.</w:t>
      </w:r>
    </w:p>
    <w:p w14:paraId="1457689F" w14:textId="54540BB0" w:rsidR="00874B72" w:rsidRPr="001F7968" w:rsidRDefault="00874B72" w:rsidP="004E163A">
      <w:pPr>
        <w:jc w:val="both"/>
        <w:rPr>
          <w:lang w:val="en-GB"/>
        </w:rPr>
      </w:pPr>
      <w:r w:rsidRPr="00907E1B">
        <w:rPr>
          <w:lang w:val="en-GB"/>
        </w:rPr>
        <w:t>Producers expressed the need for a summary of orders and respective quantities by co-producer. Additionally, they requested that consumers receive a report summarizing their own orders.</w:t>
      </w:r>
    </w:p>
    <w:p w14:paraId="375153E7" w14:textId="77777777" w:rsidR="00F9583A" w:rsidRDefault="00F9583A">
      <w:pPr>
        <w:ind w:left="0"/>
        <w:rPr>
          <w:lang w:val="en-GB"/>
        </w:rPr>
      </w:pPr>
      <w:r>
        <w:rPr>
          <w:lang w:val="en-GB"/>
        </w:rPr>
        <w:br w:type="page"/>
      </w:r>
    </w:p>
    <w:p w14:paraId="78555172" w14:textId="6E9C386B" w:rsidR="00874B72" w:rsidRDefault="00A1222E" w:rsidP="00760636">
      <w:pPr>
        <w:pStyle w:val="Ttulo1"/>
        <w:numPr>
          <w:ilvl w:val="0"/>
          <w:numId w:val="41"/>
        </w:numPr>
        <w:tabs>
          <w:tab w:val="num" w:pos="1632"/>
        </w:tabs>
        <w:ind w:left="567"/>
        <w:rPr>
          <w:lang w:val="en-US"/>
        </w:rPr>
      </w:pPr>
      <w:r>
        <w:rPr>
          <w:lang w:val="en-US"/>
        </w:rPr>
        <w:lastRenderedPageBreak/>
        <w:t xml:space="preserve"> </w:t>
      </w:r>
      <w:bookmarkStart w:id="91" w:name="_Toc182172902"/>
      <w:r w:rsidR="00874B72">
        <w:rPr>
          <w:lang w:val="en-US"/>
        </w:rPr>
        <w:t>Co-Produc</w:t>
      </w:r>
      <w:r w:rsidR="008B08B8">
        <w:rPr>
          <w:lang w:val="en-US"/>
        </w:rPr>
        <w:t>er</w:t>
      </w:r>
      <w:bookmarkEnd w:id="91"/>
    </w:p>
    <w:p w14:paraId="46A9CBA9" w14:textId="0FF7BFAB" w:rsidR="00EF7BEF" w:rsidRDefault="00874B72" w:rsidP="004E163A">
      <w:pPr>
        <w:jc w:val="both"/>
        <w:rPr>
          <w:ins w:id="92" w:author="{FC8AA813-6039-4273-9C2E-0F696F22C679}" w:date="2024-11-10T12:38:00Z" w16du:dateUtc="2024-11-10T12:38:00Z"/>
          <w:lang w:val="en-GB"/>
        </w:rPr>
      </w:pPr>
      <w:r w:rsidRPr="00F8327D">
        <w:rPr>
          <w:lang w:val="en-GB"/>
        </w:rPr>
        <w:t>The co-producer, as a stakeholder, has specific concerns related to their role as a consumer in the AMAP system. One major issue raised was the lack of an overall view of the product offerings, making it difficult to plan and choose products effectively.</w:t>
      </w:r>
    </w:p>
    <w:p w14:paraId="50F00094" w14:textId="77777777" w:rsidR="00874B72" w:rsidRPr="00F8327D" w:rsidRDefault="00874B72" w:rsidP="004E163A">
      <w:pPr>
        <w:jc w:val="both"/>
        <w:rPr>
          <w:lang w:val="en-GB"/>
        </w:rPr>
      </w:pPr>
      <w:r w:rsidRPr="00F8327D">
        <w:rPr>
          <w:lang w:val="en-GB"/>
        </w:rPr>
        <w:t>Another common concern was the organization of products—whether they should be categorized by producer or by product type. This would help streamline the selection process and make the system more user-friendly.</w:t>
      </w:r>
    </w:p>
    <w:p w14:paraId="22531DC9" w14:textId="77777777" w:rsidR="00874B72" w:rsidRPr="00F8327D" w:rsidRDefault="00874B72" w:rsidP="004E163A">
      <w:pPr>
        <w:jc w:val="both"/>
        <w:rPr>
          <w:lang w:val="en-GB"/>
        </w:rPr>
      </w:pPr>
      <w:r w:rsidRPr="00F8327D">
        <w:rPr>
          <w:lang w:val="en-GB"/>
        </w:rPr>
        <w:t>The complexity and length of current forms used to place orders were mentioned as challenges that need simplification to improve user experience. Additionally, co-producers requested an automatic calculation feature for total payment amounts, which would reduce errors and make the process smoother.</w:t>
      </w:r>
    </w:p>
    <w:p w14:paraId="69AA70B3" w14:textId="77777777" w:rsidR="00874B72" w:rsidRPr="00F8327D" w:rsidRDefault="00874B72" w:rsidP="004E163A">
      <w:pPr>
        <w:jc w:val="both"/>
        <w:rPr>
          <w:lang w:val="en-GB"/>
        </w:rPr>
      </w:pPr>
      <w:r w:rsidRPr="00F8327D">
        <w:rPr>
          <w:lang w:val="en-GB"/>
        </w:rPr>
        <w:t>Finally, co-producers expressed the need for a summary of each subscription cycle that includes detailed information on what to collect at each delivery, as well as tools for better management of orders and payments</w:t>
      </w:r>
      <w:r>
        <w:rPr>
          <w:lang w:val="en-GB"/>
        </w:rPr>
        <w:t>.</w:t>
      </w:r>
    </w:p>
    <w:p w14:paraId="51181697" w14:textId="77777777" w:rsidR="00522F95" w:rsidRPr="00874B72" w:rsidRDefault="00522F95" w:rsidP="00522F95">
      <w:pPr>
        <w:rPr>
          <w:lang w:val="en-GB"/>
        </w:rPr>
      </w:pPr>
    </w:p>
    <w:p w14:paraId="24277314" w14:textId="77777777" w:rsidR="00522F95" w:rsidRDefault="0035247E" w:rsidP="00760636">
      <w:pPr>
        <w:pStyle w:val="estilousecases"/>
        <w:numPr>
          <w:ilvl w:val="1"/>
          <w:numId w:val="41"/>
        </w:numPr>
        <w:ind w:left="1134"/>
        <w:rPr>
          <w:lang w:val="en-US"/>
        </w:rPr>
      </w:pPr>
      <w:bookmarkStart w:id="93" w:name="_Toc182172903"/>
      <w:r w:rsidRPr="0035247E">
        <w:rPr>
          <w:lang w:val="en-US"/>
        </w:rPr>
        <w:t>Applied techniques</w:t>
      </w:r>
      <w:bookmarkEnd w:id="93"/>
    </w:p>
    <w:p w14:paraId="3F422A8C" w14:textId="77AFCAA1" w:rsidR="0064525B" w:rsidRPr="0064525B" w:rsidRDefault="0064525B" w:rsidP="00F9583A">
      <w:pPr>
        <w:jc w:val="both"/>
        <w:rPr>
          <w:lang w:val="en-GB"/>
        </w:rPr>
      </w:pPr>
      <w:r w:rsidRPr="0064525B">
        <w:rPr>
          <w:lang w:val="en-GB"/>
        </w:rPr>
        <w:t>To gather the requirements, the following techniques were employed:</w:t>
      </w:r>
    </w:p>
    <w:p w14:paraId="68670790" w14:textId="1F37A597" w:rsidR="0064525B" w:rsidRPr="0064525B" w:rsidRDefault="0064525B" w:rsidP="00760636">
      <w:pPr>
        <w:numPr>
          <w:ilvl w:val="0"/>
          <w:numId w:val="34"/>
        </w:numPr>
        <w:jc w:val="both"/>
        <w:rPr>
          <w:lang w:val="en-GB"/>
        </w:rPr>
      </w:pPr>
      <w:r w:rsidRPr="0064525B">
        <w:rPr>
          <w:b/>
          <w:bCs/>
          <w:lang w:val="en-GB"/>
        </w:rPr>
        <w:t>Interviews</w:t>
      </w:r>
      <w:r w:rsidRPr="0064525B">
        <w:rPr>
          <w:lang w:val="en-GB"/>
        </w:rPr>
        <w:t xml:space="preserve">: </w:t>
      </w:r>
      <w:r w:rsidR="00A17F5C">
        <w:rPr>
          <w:lang w:val="en-GB"/>
        </w:rPr>
        <w:t>Three 15-minutes interviews c</w:t>
      </w:r>
      <w:r w:rsidRPr="0064525B">
        <w:rPr>
          <w:lang w:val="en-GB"/>
        </w:rPr>
        <w:t>onducted with the same stakeholders but with different participants to capture diverse perspectives.</w:t>
      </w:r>
    </w:p>
    <w:p w14:paraId="5399FCD2" w14:textId="77777777" w:rsidR="0064525B" w:rsidRPr="0064525B" w:rsidRDefault="0064525B" w:rsidP="00760636">
      <w:pPr>
        <w:numPr>
          <w:ilvl w:val="0"/>
          <w:numId w:val="34"/>
        </w:numPr>
        <w:jc w:val="both"/>
        <w:rPr>
          <w:lang w:val="en-GB"/>
        </w:rPr>
      </w:pPr>
      <w:r w:rsidRPr="0064525B">
        <w:rPr>
          <w:b/>
          <w:bCs/>
          <w:lang w:val="en-GB"/>
        </w:rPr>
        <w:t>Presentations</w:t>
      </w:r>
      <w:r w:rsidRPr="0064525B">
        <w:rPr>
          <w:lang w:val="en-GB"/>
        </w:rPr>
        <w:t>: Each stakeholder gave presentations during class sessions, providing valuable insights into their expectations and needs.</w:t>
      </w:r>
    </w:p>
    <w:p w14:paraId="151AB4D6" w14:textId="405B9D65" w:rsidR="0035247E" w:rsidRPr="007A5E3A" w:rsidRDefault="0064525B" w:rsidP="00760636">
      <w:pPr>
        <w:numPr>
          <w:ilvl w:val="0"/>
          <w:numId w:val="34"/>
        </w:numPr>
        <w:jc w:val="both"/>
        <w:rPr>
          <w:lang w:val="en-GB"/>
        </w:rPr>
      </w:pPr>
      <w:r w:rsidRPr="0064525B">
        <w:rPr>
          <w:b/>
          <w:bCs/>
          <w:lang w:val="en-GB"/>
        </w:rPr>
        <w:t>Data Analysis</w:t>
      </w:r>
      <w:r w:rsidRPr="0064525B">
        <w:rPr>
          <w:lang w:val="en-GB"/>
        </w:rPr>
        <w:t>: Analysis of data obtained from the interviews, presentations, and any documentation provided was performed to extract key requirements and refine the understanding of stakeholder expectations.</w:t>
      </w:r>
    </w:p>
    <w:p w14:paraId="15B2072F" w14:textId="77777777" w:rsidR="00F9583A" w:rsidRDefault="00F9583A">
      <w:pPr>
        <w:ind w:left="0"/>
        <w:rPr>
          <w:lang w:val="en-GB"/>
        </w:rPr>
      </w:pPr>
      <w:r>
        <w:rPr>
          <w:lang w:val="en-GB"/>
        </w:rPr>
        <w:br w:type="page"/>
      </w:r>
    </w:p>
    <w:p w14:paraId="3C9827DF" w14:textId="77777777" w:rsidR="0035247E" w:rsidRDefault="0035247E" w:rsidP="00760636">
      <w:pPr>
        <w:pStyle w:val="estilousecases"/>
        <w:numPr>
          <w:ilvl w:val="1"/>
          <w:numId w:val="41"/>
        </w:numPr>
        <w:ind w:left="1276"/>
        <w:rPr>
          <w:lang w:val="en-US"/>
        </w:rPr>
      </w:pPr>
      <w:bookmarkStart w:id="94" w:name="_Toc182172904"/>
      <w:r w:rsidRPr="0035247E">
        <w:rPr>
          <w:lang w:val="en-US"/>
        </w:rPr>
        <w:lastRenderedPageBreak/>
        <w:t>Effort involved</w:t>
      </w:r>
      <w:bookmarkEnd w:id="94"/>
    </w:p>
    <w:p w14:paraId="343E5D58" w14:textId="77777777" w:rsidR="0035247E" w:rsidRDefault="0035247E" w:rsidP="00F9583A">
      <w:pPr>
        <w:jc w:val="both"/>
        <w:rPr>
          <w:lang w:val="en-US"/>
        </w:rPr>
      </w:pPr>
      <w:r w:rsidRPr="0035247E">
        <w:rPr>
          <w:lang w:val="en-US"/>
        </w:rPr>
        <w:t xml:space="preserve">Describe in detail the total effort, and per </w:t>
      </w:r>
      <w:r>
        <w:rPr>
          <w:lang w:val="en-US"/>
        </w:rPr>
        <w:t>business analyst</w:t>
      </w:r>
      <w:r w:rsidRPr="0035247E">
        <w:rPr>
          <w:lang w:val="en-US"/>
        </w:rPr>
        <w:t>, involved in the production of this work.</w:t>
      </w:r>
    </w:p>
    <w:p w14:paraId="5E94B59F" w14:textId="77777777" w:rsidR="00C076BF" w:rsidRPr="0035247E" w:rsidRDefault="00C076BF" w:rsidP="00F9583A">
      <w:pPr>
        <w:jc w:val="both"/>
        <w:rPr>
          <w:lang w:val="en-US"/>
        </w:rPr>
      </w:pPr>
    </w:p>
    <w:tbl>
      <w:tblPr>
        <w:tblStyle w:val="TabeladeLista6Colorida-Destaque1"/>
        <w:tblW w:w="4802" w:type="pct"/>
        <w:tblInd w:w="367" w:type="dxa"/>
        <w:tblLayout w:type="fixed"/>
        <w:tblLook w:val="04A0" w:firstRow="1" w:lastRow="0" w:firstColumn="1" w:lastColumn="0" w:noHBand="0" w:noVBand="1"/>
        <w:tblDescription w:val="Audience and market table"/>
      </w:tblPr>
      <w:tblGrid>
        <w:gridCol w:w="712"/>
        <w:gridCol w:w="6804"/>
        <w:gridCol w:w="434"/>
        <w:gridCol w:w="1039"/>
      </w:tblGrid>
      <w:tr w:rsidR="00C076BF" w:rsidRPr="00B53AF1" w14:paraId="73D42271" w14:textId="777777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12" w:type="dxa"/>
          </w:tcPr>
          <w:p w14:paraId="18AEA1E3" w14:textId="77777777" w:rsidR="00C076BF" w:rsidRDefault="00C076BF">
            <w:pPr>
              <w:ind w:left="0"/>
            </w:pPr>
            <w:bookmarkStart w:id="95" w:name="_Hlk182155085"/>
            <w:proofErr w:type="spellStart"/>
            <w:r>
              <w:t>Task</w:t>
            </w:r>
            <w:proofErr w:type="spellEnd"/>
          </w:p>
        </w:tc>
        <w:tc>
          <w:tcPr>
            <w:tcW w:w="6804" w:type="dxa"/>
          </w:tcPr>
          <w:p w14:paraId="7E854B6A" w14:textId="77777777" w:rsidR="00C076BF" w:rsidRPr="00B53AF1" w:rsidRDefault="00C076BF">
            <w:pPr>
              <w:ind w:left="0"/>
              <w:cnfStyle w:val="100000000000" w:firstRow="1" w:lastRow="0" w:firstColumn="0" w:lastColumn="0" w:oddVBand="0" w:evenVBand="0" w:oddHBand="0" w:evenHBand="0" w:firstRowFirstColumn="0" w:firstRowLastColumn="0" w:lastRowFirstColumn="0" w:lastRowLastColumn="0"/>
            </w:pPr>
            <w:proofErr w:type="spellStart"/>
            <w:r>
              <w:t>Brief</w:t>
            </w:r>
            <w:proofErr w:type="spellEnd"/>
            <w:r>
              <w:t xml:space="preserve"> </w:t>
            </w:r>
            <w:proofErr w:type="spellStart"/>
            <w:r>
              <w:t>description</w:t>
            </w:r>
            <w:proofErr w:type="spellEnd"/>
          </w:p>
        </w:tc>
        <w:tc>
          <w:tcPr>
            <w:tcW w:w="1473" w:type="dxa"/>
            <w:gridSpan w:val="2"/>
          </w:tcPr>
          <w:p w14:paraId="5AAB2C6C" w14:textId="77777777" w:rsidR="00C076BF" w:rsidRDefault="00C076BF">
            <w:pPr>
              <w:ind w:left="0"/>
              <w:jc w:val="right"/>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C076BF" w:rsidRPr="00D36C27" w14:paraId="752DB4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C3A48E1" w14:textId="77777777" w:rsidR="00C076BF" w:rsidRPr="00A43732" w:rsidRDefault="00C076BF">
            <w:pPr>
              <w:ind w:left="0"/>
              <w:rPr>
                <w:color w:val="auto"/>
                <w:sz w:val="20"/>
                <w:szCs w:val="20"/>
                <w:lang w:val="en-GB"/>
              </w:rPr>
            </w:pPr>
            <w:r w:rsidRPr="00A43732">
              <w:rPr>
                <w:color w:val="auto"/>
                <w:sz w:val="20"/>
                <w:szCs w:val="20"/>
              </w:rPr>
              <w:t>1</w:t>
            </w:r>
          </w:p>
        </w:tc>
        <w:tc>
          <w:tcPr>
            <w:tcW w:w="7238" w:type="dxa"/>
            <w:gridSpan w:val="2"/>
            <w:vAlign w:val="center"/>
          </w:tcPr>
          <w:p w14:paraId="530AB515"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Preparation for the first meeting with CEO of FAIR</w:t>
            </w:r>
          </w:p>
        </w:tc>
        <w:tc>
          <w:tcPr>
            <w:tcW w:w="1039" w:type="dxa"/>
            <w:vAlign w:val="center"/>
          </w:tcPr>
          <w:p w14:paraId="5CD1BC32"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30m</w:t>
            </w:r>
          </w:p>
        </w:tc>
      </w:tr>
      <w:tr w:rsidR="00C076BF" w:rsidRPr="00EC75D6" w14:paraId="7FB13E4C"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7577AF52" w14:textId="77777777" w:rsidR="00C076BF" w:rsidRPr="00A43732" w:rsidRDefault="00C076BF">
            <w:pPr>
              <w:ind w:left="0"/>
              <w:rPr>
                <w:color w:val="auto"/>
                <w:sz w:val="20"/>
                <w:szCs w:val="20"/>
                <w:lang w:val="en-GB"/>
              </w:rPr>
            </w:pPr>
            <w:r w:rsidRPr="00A43732">
              <w:rPr>
                <w:color w:val="auto"/>
                <w:sz w:val="20"/>
                <w:szCs w:val="20"/>
                <w:lang w:val="en-GB"/>
              </w:rPr>
              <w:t>2</w:t>
            </w:r>
          </w:p>
        </w:tc>
        <w:tc>
          <w:tcPr>
            <w:tcW w:w="7238" w:type="dxa"/>
            <w:gridSpan w:val="2"/>
            <w:vAlign w:val="center"/>
          </w:tcPr>
          <w:p w14:paraId="0B8DE264"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lang w:val="en-GB"/>
              </w:rPr>
              <w:t>First interview with CEO of fair</w:t>
            </w:r>
          </w:p>
        </w:tc>
        <w:tc>
          <w:tcPr>
            <w:tcW w:w="1039" w:type="dxa"/>
            <w:vAlign w:val="center"/>
          </w:tcPr>
          <w:p w14:paraId="5D32C4B5"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rPr>
              <w:t>15m</w:t>
            </w:r>
          </w:p>
        </w:tc>
      </w:tr>
      <w:tr w:rsidR="00C076BF" w:rsidRPr="00EC75D6" w14:paraId="1CB4B4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4DAFF50D" w14:textId="77777777" w:rsidR="00C076BF" w:rsidRPr="00A43732" w:rsidRDefault="00C076BF">
            <w:pPr>
              <w:ind w:left="0"/>
              <w:rPr>
                <w:color w:val="auto"/>
                <w:sz w:val="20"/>
                <w:szCs w:val="20"/>
                <w:lang w:val="en-GB"/>
              </w:rPr>
            </w:pPr>
            <w:r w:rsidRPr="00A43732">
              <w:rPr>
                <w:color w:val="auto"/>
                <w:sz w:val="20"/>
                <w:szCs w:val="20"/>
                <w:lang w:val="en-GB"/>
              </w:rPr>
              <w:t>3</w:t>
            </w:r>
          </w:p>
        </w:tc>
        <w:tc>
          <w:tcPr>
            <w:tcW w:w="7238" w:type="dxa"/>
            <w:gridSpan w:val="2"/>
            <w:vAlign w:val="center"/>
          </w:tcPr>
          <w:p w14:paraId="7258CEE8"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Preparation for the first round of interview with AMAP Administrator, Producer and Co-Producer</w:t>
            </w:r>
          </w:p>
        </w:tc>
        <w:tc>
          <w:tcPr>
            <w:tcW w:w="1039" w:type="dxa"/>
            <w:vAlign w:val="center"/>
          </w:tcPr>
          <w:p w14:paraId="54069CA8"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rPr>
              <w:t>30m</w:t>
            </w:r>
          </w:p>
        </w:tc>
      </w:tr>
      <w:tr w:rsidR="00C076BF" w:rsidRPr="00B53AF1" w14:paraId="30C99E17"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5B8F6310" w14:textId="77777777" w:rsidR="00C076BF" w:rsidRPr="00A43732" w:rsidRDefault="00C076BF">
            <w:pPr>
              <w:ind w:left="0"/>
              <w:rPr>
                <w:color w:val="auto"/>
                <w:sz w:val="20"/>
                <w:szCs w:val="20"/>
              </w:rPr>
            </w:pPr>
            <w:r w:rsidRPr="00A43732">
              <w:rPr>
                <w:color w:val="auto"/>
                <w:sz w:val="20"/>
                <w:szCs w:val="20"/>
              </w:rPr>
              <w:t>4</w:t>
            </w:r>
          </w:p>
        </w:tc>
        <w:tc>
          <w:tcPr>
            <w:tcW w:w="7238" w:type="dxa"/>
            <w:gridSpan w:val="2"/>
            <w:vAlign w:val="center"/>
          </w:tcPr>
          <w:p w14:paraId="26D835E7"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rPr>
              <w:t>First</w:t>
            </w:r>
            <w:proofErr w:type="spellEnd"/>
            <w:r w:rsidRPr="00A43732">
              <w:rPr>
                <w:color w:val="auto"/>
                <w:sz w:val="20"/>
                <w:szCs w:val="20"/>
              </w:rPr>
              <w:t xml:space="preserve"> round </w:t>
            </w:r>
            <w:proofErr w:type="spellStart"/>
            <w:r w:rsidRPr="00A43732">
              <w:rPr>
                <w:color w:val="auto"/>
                <w:sz w:val="20"/>
                <w:szCs w:val="20"/>
              </w:rPr>
              <w:t>of</w:t>
            </w:r>
            <w:proofErr w:type="spellEnd"/>
            <w:r w:rsidRPr="00A43732">
              <w:rPr>
                <w:color w:val="auto"/>
                <w:sz w:val="20"/>
                <w:szCs w:val="20"/>
              </w:rPr>
              <w:t xml:space="preserve"> </w:t>
            </w:r>
            <w:proofErr w:type="spellStart"/>
            <w:r w:rsidRPr="00A43732">
              <w:rPr>
                <w:color w:val="auto"/>
                <w:sz w:val="20"/>
                <w:szCs w:val="20"/>
              </w:rPr>
              <w:t>interviews</w:t>
            </w:r>
            <w:proofErr w:type="spellEnd"/>
          </w:p>
        </w:tc>
        <w:tc>
          <w:tcPr>
            <w:tcW w:w="1039" w:type="dxa"/>
            <w:vAlign w:val="center"/>
          </w:tcPr>
          <w:p w14:paraId="4F98B7A2"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15m</w:t>
            </w:r>
          </w:p>
        </w:tc>
      </w:tr>
      <w:tr w:rsidR="00C076BF" w:rsidRPr="00B53AF1" w14:paraId="4D4B8D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41C2A2D6" w14:textId="77777777" w:rsidR="00C076BF" w:rsidRPr="00A43732" w:rsidRDefault="00C076BF">
            <w:pPr>
              <w:ind w:left="0"/>
              <w:rPr>
                <w:color w:val="auto"/>
                <w:sz w:val="20"/>
                <w:szCs w:val="20"/>
                <w:lang w:val="en-GB"/>
              </w:rPr>
            </w:pPr>
            <w:r w:rsidRPr="00A43732">
              <w:rPr>
                <w:color w:val="auto"/>
                <w:sz w:val="20"/>
                <w:szCs w:val="20"/>
                <w:lang w:val="en-GB"/>
              </w:rPr>
              <w:t>5</w:t>
            </w:r>
          </w:p>
        </w:tc>
        <w:tc>
          <w:tcPr>
            <w:tcW w:w="7238" w:type="dxa"/>
            <w:gridSpan w:val="2"/>
            <w:vAlign w:val="center"/>
          </w:tcPr>
          <w:p w14:paraId="62EDB459"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interviews</w:t>
            </w:r>
          </w:p>
        </w:tc>
        <w:tc>
          <w:tcPr>
            <w:tcW w:w="1039" w:type="dxa"/>
            <w:vAlign w:val="center"/>
          </w:tcPr>
          <w:p w14:paraId="542C948B"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A43732" w14:paraId="5358C045"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666D70DF" w14:textId="77777777" w:rsidR="00C076BF" w:rsidRPr="00A72D6C" w:rsidRDefault="00C076BF">
            <w:pPr>
              <w:ind w:left="0"/>
              <w:rPr>
                <w:color w:val="auto"/>
                <w:sz w:val="20"/>
                <w:szCs w:val="20"/>
                <w:lang w:val="en-GB"/>
              </w:rPr>
            </w:pPr>
            <w:r w:rsidRPr="00A72D6C">
              <w:rPr>
                <w:color w:val="auto"/>
                <w:sz w:val="20"/>
                <w:szCs w:val="20"/>
                <w:lang w:val="en-GB"/>
              </w:rPr>
              <w:t>6</w:t>
            </w:r>
          </w:p>
        </w:tc>
        <w:tc>
          <w:tcPr>
            <w:tcW w:w="7238" w:type="dxa"/>
            <w:gridSpan w:val="2"/>
            <w:vAlign w:val="center"/>
          </w:tcPr>
          <w:p w14:paraId="0F90117A" w14:textId="77777777" w:rsidR="00C076BF" w:rsidRPr="00A72D6C"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72D6C">
              <w:rPr>
                <w:color w:val="auto"/>
                <w:sz w:val="20"/>
                <w:szCs w:val="20"/>
                <w:lang w:val="en-GB"/>
              </w:rPr>
              <w:t>Preparation for the second round of interview with AMAP Administrator, Producer and Co-Producer</w:t>
            </w:r>
          </w:p>
        </w:tc>
        <w:tc>
          <w:tcPr>
            <w:tcW w:w="1039" w:type="dxa"/>
            <w:vAlign w:val="center"/>
          </w:tcPr>
          <w:p w14:paraId="24FB2F77" w14:textId="77777777" w:rsidR="00C076BF" w:rsidRPr="00A72D6C"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72D6C">
              <w:rPr>
                <w:color w:val="auto"/>
                <w:sz w:val="20"/>
                <w:szCs w:val="20"/>
                <w:lang w:val="en-GB"/>
              </w:rPr>
              <w:t>30m</w:t>
            </w:r>
          </w:p>
        </w:tc>
      </w:tr>
      <w:tr w:rsidR="00C076BF" w:rsidRPr="00B53AF1" w14:paraId="3E0BCC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0ED50151" w14:textId="77777777" w:rsidR="00C076BF" w:rsidRPr="00A43732" w:rsidRDefault="00C076BF">
            <w:pPr>
              <w:ind w:left="0"/>
              <w:rPr>
                <w:color w:val="auto"/>
                <w:sz w:val="20"/>
                <w:szCs w:val="20"/>
              </w:rPr>
            </w:pPr>
            <w:r w:rsidRPr="00A43732">
              <w:rPr>
                <w:color w:val="auto"/>
                <w:sz w:val="20"/>
                <w:szCs w:val="20"/>
              </w:rPr>
              <w:t>7</w:t>
            </w:r>
          </w:p>
        </w:tc>
        <w:tc>
          <w:tcPr>
            <w:tcW w:w="7238" w:type="dxa"/>
            <w:gridSpan w:val="2"/>
            <w:vAlign w:val="center"/>
          </w:tcPr>
          <w:p w14:paraId="1CA049A2"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rPr>
              <w:t>Second</w:t>
            </w:r>
            <w:proofErr w:type="spellEnd"/>
            <w:r w:rsidRPr="00A43732">
              <w:rPr>
                <w:color w:val="auto"/>
                <w:sz w:val="20"/>
                <w:szCs w:val="20"/>
              </w:rPr>
              <w:t xml:space="preserve"> round </w:t>
            </w:r>
            <w:proofErr w:type="spellStart"/>
            <w:r w:rsidRPr="00A43732">
              <w:rPr>
                <w:color w:val="auto"/>
                <w:sz w:val="20"/>
                <w:szCs w:val="20"/>
              </w:rPr>
              <w:t>of</w:t>
            </w:r>
            <w:proofErr w:type="spellEnd"/>
            <w:r w:rsidRPr="00A43732">
              <w:rPr>
                <w:color w:val="auto"/>
                <w:sz w:val="20"/>
                <w:szCs w:val="20"/>
              </w:rPr>
              <w:t xml:space="preserve"> </w:t>
            </w:r>
            <w:proofErr w:type="spellStart"/>
            <w:r w:rsidRPr="00A43732">
              <w:rPr>
                <w:color w:val="auto"/>
                <w:sz w:val="20"/>
                <w:szCs w:val="20"/>
              </w:rPr>
              <w:t>interviews</w:t>
            </w:r>
            <w:proofErr w:type="spellEnd"/>
          </w:p>
        </w:tc>
        <w:tc>
          <w:tcPr>
            <w:tcW w:w="1039" w:type="dxa"/>
            <w:vAlign w:val="center"/>
          </w:tcPr>
          <w:p w14:paraId="4C359116"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15</w:t>
            </w:r>
          </w:p>
        </w:tc>
      </w:tr>
      <w:tr w:rsidR="00C076BF" w:rsidRPr="00B53AF1" w14:paraId="1A287699"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65B291EA" w14:textId="77777777" w:rsidR="00C076BF" w:rsidRPr="00A43732" w:rsidRDefault="00C076BF">
            <w:pPr>
              <w:ind w:left="0"/>
              <w:rPr>
                <w:color w:val="auto"/>
                <w:sz w:val="20"/>
                <w:szCs w:val="20"/>
                <w:lang w:val="en-GB"/>
              </w:rPr>
            </w:pPr>
            <w:r w:rsidRPr="00A43732">
              <w:rPr>
                <w:color w:val="auto"/>
                <w:sz w:val="20"/>
                <w:szCs w:val="20"/>
                <w:lang w:val="en-GB"/>
              </w:rPr>
              <w:t>8</w:t>
            </w:r>
          </w:p>
        </w:tc>
        <w:tc>
          <w:tcPr>
            <w:tcW w:w="7238" w:type="dxa"/>
            <w:gridSpan w:val="2"/>
            <w:vAlign w:val="center"/>
          </w:tcPr>
          <w:p w14:paraId="0E94984D"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interviews</w:t>
            </w:r>
          </w:p>
        </w:tc>
        <w:tc>
          <w:tcPr>
            <w:tcW w:w="1039" w:type="dxa"/>
            <w:vAlign w:val="center"/>
          </w:tcPr>
          <w:p w14:paraId="75A370BA"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093BFD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D5A9C22" w14:textId="77777777" w:rsidR="00C076BF" w:rsidRPr="00A43732" w:rsidRDefault="00C076BF">
            <w:pPr>
              <w:ind w:left="0"/>
              <w:rPr>
                <w:color w:val="auto"/>
                <w:sz w:val="20"/>
                <w:szCs w:val="20"/>
              </w:rPr>
            </w:pPr>
            <w:r w:rsidRPr="00A43732">
              <w:rPr>
                <w:color w:val="auto"/>
                <w:sz w:val="20"/>
                <w:szCs w:val="20"/>
              </w:rPr>
              <w:t>9</w:t>
            </w:r>
          </w:p>
        </w:tc>
        <w:tc>
          <w:tcPr>
            <w:tcW w:w="7238" w:type="dxa"/>
            <w:gridSpan w:val="2"/>
            <w:vAlign w:val="center"/>
          </w:tcPr>
          <w:p w14:paraId="382481F2"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 xml:space="preserve">AMAP </w:t>
            </w:r>
            <w:proofErr w:type="spellStart"/>
            <w:r w:rsidRPr="00A43732">
              <w:rPr>
                <w:color w:val="auto"/>
                <w:sz w:val="20"/>
                <w:szCs w:val="20"/>
              </w:rPr>
              <w:t>Administrator</w:t>
            </w:r>
            <w:proofErr w:type="spellEnd"/>
            <w:r w:rsidRPr="00A43732">
              <w:rPr>
                <w:color w:val="auto"/>
                <w:sz w:val="20"/>
                <w:szCs w:val="20"/>
              </w:rPr>
              <w:t xml:space="preserve"> </w:t>
            </w:r>
            <w:proofErr w:type="spellStart"/>
            <w:r w:rsidRPr="00A43732">
              <w:rPr>
                <w:color w:val="auto"/>
                <w:sz w:val="20"/>
                <w:szCs w:val="20"/>
              </w:rPr>
              <w:t>presentation</w:t>
            </w:r>
            <w:proofErr w:type="spellEnd"/>
          </w:p>
        </w:tc>
        <w:tc>
          <w:tcPr>
            <w:tcW w:w="1039" w:type="dxa"/>
            <w:vAlign w:val="center"/>
          </w:tcPr>
          <w:p w14:paraId="6B99E03A"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2h</w:t>
            </w:r>
          </w:p>
        </w:tc>
      </w:tr>
      <w:tr w:rsidR="00C076BF" w:rsidRPr="00B53AF1" w14:paraId="61D450CC"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5D7B7E1D" w14:textId="77777777" w:rsidR="00C076BF" w:rsidRPr="00A43732" w:rsidRDefault="00C076BF">
            <w:pPr>
              <w:ind w:left="0"/>
              <w:rPr>
                <w:color w:val="auto"/>
                <w:sz w:val="20"/>
                <w:szCs w:val="20"/>
                <w:lang w:val="en-GB"/>
              </w:rPr>
            </w:pPr>
            <w:r w:rsidRPr="00A43732">
              <w:rPr>
                <w:color w:val="auto"/>
                <w:sz w:val="20"/>
                <w:szCs w:val="20"/>
                <w:lang w:val="en-GB"/>
              </w:rPr>
              <w:t>10</w:t>
            </w:r>
          </w:p>
        </w:tc>
        <w:tc>
          <w:tcPr>
            <w:tcW w:w="7238" w:type="dxa"/>
            <w:gridSpan w:val="2"/>
            <w:vAlign w:val="center"/>
          </w:tcPr>
          <w:p w14:paraId="65A20197"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presentation</w:t>
            </w:r>
          </w:p>
        </w:tc>
        <w:tc>
          <w:tcPr>
            <w:tcW w:w="1039" w:type="dxa"/>
            <w:vAlign w:val="center"/>
          </w:tcPr>
          <w:p w14:paraId="1323DCA5"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EC75D6" w14:paraId="5F4A9C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92C9E6B" w14:textId="77777777" w:rsidR="00C076BF" w:rsidRPr="00A43732" w:rsidRDefault="00C076BF">
            <w:pPr>
              <w:ind w:left="0"/>
              <w:rPr>
                <w:color w:val="auto"/>
                <w:sz w:val="20"/>
                <w:szCs w:val="20"/>
                <w:lang w:val="en-GB"/>
              </w:rPr>
            </w:pPr>
            <w:r w:rsidRPr="00A43732">
              <w:rPr>
                <w:color w:val="auto"/>
                <w:sz w:val="20"/>
                <w:szCs w:val="20"/>
                <w:lang w:val="en-GB"/>
              </w:rPr>
              <w:t>11</w:t>
            </w:r>
          </w:p>
        </w:tc>
        <w:tc>
          <w:tcPr>
            <w:tcW w:w="7238" w:type="dxa"/>
            <w:gridSpan w:val="2"/>
            <w:vAlign w:val="center"/>
          </w:tcPr>
          <w:p w14:paraId="2FC62F76"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Preparation for the third round of interview with AMAP Administrator, Producer and Co-Producer</w:t>
            </w:r>
          </w:p>
        </w:tc>
        <w:tc>
          <w:tcPr>
            <w:tcW w:w="1039" w:type="dxa"/>
            <w:vAlign w:val="center"/>
          </w:tcPr>
          <w:p w14:paraId="61178B5F"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30m</w:t>
            </w:r>
          </w:p>
        </w:tc>
      </w:tr>
      <w:tr w:rsidR="00C076BF" w:rsidRPr="00B53AF1" w14:paraId="39810DF8"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4C6742D2" w14:textId="77777777" w:rsidR="00C076BF" w:rsidRPr="00A43732" w:rsidRDefault="00C076BF">
            <w:pPr>
              <w:ind w:left="0"/>
              <w:rPr>
                <w:color w:val="auto"/>
                <w:sz w:val="20"/>
                <w:szCs w:val="20"/>
              </w:rPr>
            </w:pPr>
            <w:r w:rsidRPr="00A43732">
              <w:rPr>
                <w:color w:val="auto"/>
                <w:sz w:val="20"/>
                <w:szCs w:val="20"/>
              </w:rPr>
              <w:t>12</w:t>
            </w:r>
          </w:p>
        </w:tc>
        <w:tc>
          <w:tcPr>
            <w:tcW w:w="7238" w:type="dxa"/>
            <w:gridSpan w:val="2"/>
          </w:tcPr>
          <w:p w14:paraId="307B61EF"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rPr>
              <w:t>Third</w:t>
            </w:r>
            <w:proofErr w:type="spellEnd"/>
            <w:r w:rsidRPr="00A43732">
              <w:rPr>
                <w:color w:val="auto"/>
                <w:sz w:val="20"/>
                <w:szCs w:val="20"/>
              </w:rPr>
              <w:t xml:space="preserve"> round </w:t>
            </w:r>
            <w:proofErr w:type="spellStart"/>
            <w:r w:rsidRPr="00A43732">
              <w:rPr>
                <w:color w:val="auto"/>
                <w:sz w:val="20"/>
                <w:szCs w:val="20"/>
              </w:rPr>
              <w:t>of</w:t>
            </w:r>
            <w:proofErr w:type="spellEnd"/>
            <w:r w:rsidRPr="00A43732">
              <w:rPr>
                <w:color w:val="auto"/>
                <w:sz w:val="20"/>
                <w:szCs w:val="20"/>
              </w:rPr>
              <w:t xml:space="preserve"> </w:t>
            </w:r>
            <w:proofErr w:type="spellStart"/>
            <w:r w:rsidRPr="00A43732">
              <w:rPr>
                <w:color w:val="auto"/>
                <w:sz w:val="20"/>
                <w:szCs w:val="20"/>
              </w:rPr>
              <w:t>interviews</w:t>
            </w:r>
            <w:proofErr w:type="spellEnd"/>
          </w:p>
        </w:tc>
        <w:tc>
          <w:tcPr>
            <w:tcW w:w="1039" w:type="dxa"/>
          </w:tcPr>
          <w:p w14:paraId="0868DA08"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15</w:t>
            </w:r>
          </w:p>
        </w:tc>
      </w:tr>
      <w:tr w:rsidR="00C076BF" w:rsidRPr="00B53AF1" w14:paraId="5773B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701AB40" w14:textId="77777777" w:rsidR="00C076BF" w:rsidRPr="00A43732" w:rsidRDefault="00C076BF">
            <w:pPr>
              <w:ind w:left="0"/>
              <w:rPr>
                <w:color w:val="auto"/>
                <w:sz w:val="20"/>
                <w:szCs w:val="20"/>
                <w:lang w:val="en-GB"/>
              </w:rPr>
            </w:pPr>
            <w:r w:rsidRPr="00A43732">
              <w:rPr>
                <w:color w:val="auto"/>
                <w:sz w:val="20"/>
                <w:szCs w:val="20"/>
                <w:lang w:val="en-GB"/>
              </w:rPr>
              <w:t>13</w:t>
            </w:r>
          </w:p>
        </w:tc>
        <w:tc>
          <w:tcPr>
            <w:tcW w:w="7238" w:type="dxa"/>
            <w:gridSpan w:val="2"/>
          </w:tcPr>
          <w:p w14:paraId="06138D05"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interviews</w:t>
            </w:r>
          </w:p>
        </w:tc>
        <w:tc>
          <w:tcPr>
            <w:tcW w:w="1039" w:type="dxa"/>
          </w:tcPr>
          <w:p w14:paraId="3715B955"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226F0429"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0CDD2BBD" w14:textId="77777777" w:rsidR="00C076BF" w:rsidRPr="00A43732" w:rsidRDefault="00C076BF">
            <w:pPr>
              <w:ind w:left="0"/>
              <w:rPr>
                <w:color w:val="auto"/>
                <w:sz w:val="20"/>
                <w:szCs w:val="20"/>
              </w:rPr>
            </w:pPr>
            <w:r w:rsidRPr="00A43732">
              <w:rPr>
                <w:color w:val="auto"/>
                <w:sz w:val="20"/>
                <w:szCs w:val="20"/>
              </w:rPr>
              <w:t>14</w:t>
            </w:r>
          </w:p>
        </w:tc>
        <w:tc>
          <w:tcPr>
            <w:tcW w:w="7238" w:type="dxa"/>
            <w:gridSpan w:val="2"/>
          </w:tcPr>
          <w:p w14:paraId="1BE3B459"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 xml:space="preserve">AMAP </w:t>
            </w:r>
            <w:proofErr w:type="spellStart"/>
            <w:r w:rsidRPr="00A43732">
              <w:rPr>
                <w:color w:val="auto"/>
                <w:sz w:val="20"/>
                <w:szCs w:val="20"/>
              </w:rPr>
              <w:t>Productor</w:t>
            </w:r>
            <w:proofErr w:type="spellEnd"/>
            <w:r w:rsidRPr="00A43732">
              <w:rPr>
                <w:color w:val="auto"/>
                <w:sz w:val="20"/>
                <w:szCs w:val="20"/>
              </w:rPr>
              <w:t xml:space="preserve"> </w:t>
            </w:r>
            <w:proofErr w:type="spellStart"/>
            <w:r w:rsidRPr="00A43732">
              <w:rPr>
                <w:color w:val="auto"/>
                <w:sz w:val="20"/>
                <w:szCs w:val="20"/>
              </w:rPr>
              <w:t>presentation</w:t>
            </w:r>
            <w:proofErr w:type="spellEnd"/>
          </w:p>
        </w:tc>
        <w:tc>
          <w:tcPr>
            <w:tcW w:w="1039" w:type="dxa"/>
          </w:tcPr>
          <w:p w14:paraId="098A8723"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1h</w:t>
            </w:r>
          </w:p>
        </w:tc>
      </w:tr>
      <w:tr w:rsidR="00C076BF" w:rsidRPr="00B53AF1" w14:paraId="23DDF8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7FF6673" w14:textId="77777777" w:rsidR="00C076BF" w:rsidRPr="00A43732" w:rsidRDefault="00C076BF">
            <w:pPr>
              <w:ind w:left="0"/>
              <w:rPr>
                <w:color w:val="auto"/>
                <w:sz w:val="20"/>
                <w:szCs w:val="20"/>
                <w:lang w:val="en-GB"/>
              </w:rPr>
            </w:pPr>
            <w:r w:rsidRPr="00A43732">
              <w:rPr>
                <w:color w:val="auto"/>
                <w:sz w:val="20"/>
                <w:szCs w:val="20"/>
                <w:lang w:val="en-GB"/>
              </w:rPr>
              <w:t>15</w:t>
            </w:r>
          </w:p>
        </w:tc>
        <w:tc>
          <w:tcPr>
            <w:tcW w:w="7238" w:type="dxa"/>
            <w:gridSpan w:val="2"/>
          </w:tcPr>
          <w:p w14:paraId="3C09FD2E"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presentation</w:t>
            </w:r>
          </w:p>
        </w:tc>
        <w:tc>
          <w:tcPr>
            <w:tcW w:w="1039" w:type="dxa"/>
          </w:tcPr>
          <w:p w14:paraId="6642986A"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0A41D371"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1580A5AB" w14:textId="77777777" w:rsidR="00C076BF" w:rsidRPr="00A43732" w:rsidRDefault="00C076BF">
            <w:pPr>
              <w:ind w:left="0"/>
              <w:rPr>
                <w:color w:val="auto"/>
                <w:sz w:val="20"/>
                <w:szCs w:val="20"/>
              </w:rPr>
            </w:pPr>
            <w:r w:rsidRPr="00A43732">
              <w:rPr>
                <w:color w:val="auto"/>
                <w:sz w:val="20"/>
                <w:szCs w:val="20"/>
              </w:rPr>
              <w:t>16</w:t>
            </w:r>
          </w:p>
        </w:tc>
        <w:tc>
          <w:tcPr>
            <w:tcW w:w="7238" w:type="dxa"/>
            <w:gridSpan w:val="2"/>
          </w:tcPr>
          <w:p w14:paraId="03606066"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 xml:space="preserve">Design </w:t>
            </w:r>
            <w:proofErr w:type="spellStart"/>
            <w:r w:rsidRPr="00A43732">
              <w:rPr>
                <w:color w:val="auto"/>
                <w:sz w:val="20"/>
                <w:szCs w:val="20"/>
              </w:rPr>
              <w:t>Flow</w:t>
            </w:r>
            <w:proofErr w:type="spellEnd"/>
            <w:r w:rsidRPr="00A43732">
              <w:rPr>
                <w:color w:val="auto"/>
                <w:sz w:val="20"/>
                <w:szCs w:val="20"/>
              </w:rPr>
              <w:t xml:space="preserve"> </w:t>
            </w:r>
            <w:proofErr w:type="spellStart"/>
            <w:r w:rsidRPr="00A43732">
              <w:rPr>
                <w:color w:val="auto"/>
                <w:sz w:val="20"/>
                <w:szCs w:val="20"/>
              </w:rPr>
              <w:t>Diagrams</w:t>
            </w:r>
            <w:proofErr w:type="spellEnd"/>
          </w:p>
        </w:tc>
        <w:tc>
          <w:tcPr>
            <w:tcW w:w="1039" w:type="dxa"/>
          </w:tcPr>
          <w:p w14:paraId="235EE347"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1h45</w:t>
            </w:r>
          </w:p>
        </w:tc>
      </w:tr>
      <w:tr w:rsidR="00C076BF" w:rsidRPr="00B53AF1" w14:paraId="268584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A5955D1" w14:textId="77777777" w:rsidR="00C076BF" w:rsidRPr="00A43732" w:rsidRDefault="00C076BF">
            <w:pPr>
              <w:ind w:left="0"/>
              <w:rPr>
                <w:color w:val="auto"/>
                <w:sz w:val="20"/>
                <w:szCs w:val="20"/>
              </w:rPr>
            </w:pPr>
            <w:r w:rsidRPr="00A43732">
              <w:rPr>
                <w:color w:val="auto"/>
                <w:sz w:val="20"/>
                <w:szCs w:val="20"/>
              </w:rPr>
              <w:t>17</w:t>
            </w:r>
          </w:p>
        </w:tc>
        <w:tc>
          <w:tcPr>
            <w:tcW w:w="7238" w:type="dxa"/>
            <w:gridSpan w:val="2"/>
          </w:tcPr>
          <w:p w14:paraId="703DFC81"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 xml:space="preserve">AMAP </w:t>
            </w:r>
            <w:proofErr w:type="spellStart"/>
            <w:r w:rsidRPr="00A43732">
              <w:rPr>
                <w:color w:val="auto"/>
                <w:sz w:val="20"/>
                <w:szCs w:val="20"/>
              </w:rPr>
              <w:t>Co-Producer</w:t>
            </w:r>
            <w:proofErr w:type="spellEnd"/>
            <w:r w:rsidRPr="00A43732">
              <w:rPr>
                <w:color w:val="auto"/>
                <w:sz w:val="20"/>
                <w:szCs w:val="20"/>
              </w:rPr>
              <w:t xml:space="preserve"> </w:t>
            </w:r>
            <w:proofErr w:type="spellStart"/>
            <w:r w:rsidRPr="00A43732">
              <w:rPr>
                <w:color w:val="auto"/>
                <w:sz w:val="20"/>
                <w:szCs w:val="20"/>
              </w:rPr>
              <w:t>presentation</w:t>
            </w:r>
            <w:proofErr w:type="spellEnd"/>
          </w:p>
        </w:tc>
        <w:tc>
          <w:tcPr>
            <w:tcW w:w="1039" w:type="dxa"/>
          </w:tcPr>
          <w:p w14:paraId="150CC8F1"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1h</w:t>
            </w:r>
          </w:p>
        </w:tc>
      </w:tr>
      <w:tr w:rsidR="00C076BF" w:rsidRPr="00B53AF1" w14:paraId="10225D1D"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6B3B7F4C" w14:textId="77777777" w:rsidR="00C076BF" w:rsidRPr="00A43732" w:rsidRDefault="00C076BF">
            <w:pPr>
              <w:ind w:left="0"/>
              <w:rPr>
                <w:color w:val="auto"/>
                <w:sz w:val="20"/>
                <w:szCs w:val="20"/>
                <w:lang w:val="en-GB"/>
              </w:rPr>
            </w:pPr>
            <w:r w:rsidRPr="00A43732">
              <w:rPr>
                <w:color w:val="auto"/>
                <w:sz w:val="20"/>
                <w:szCs w:val="20"/>
                <w:lang w:val="en-GB"/>
              </w:rPr>
              <w:t>18</w:t>
            </w:r>
          </w:p>
        </w:tc>
        <w:tc>
          <w:tcPr>
            <w:tcW w:w="7238" w:type="dxa"/>
            <w:gridSpan w:val="2"/>
          </w:tcPr>
          <w:p w14:paraId="648F7188"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presentation</w:t>
            </w:r>
          </w:p>
        </w:tc>
        <w:tc>
          <w:tcPr>
            <w:tcW w:w="1039" w:type="dxa"/>
          </w:tcPr>
          <w:p w14:paraId="6E035009"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2969EA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15ACE1F" w14:textId="77777777" w:rsidR="00C076BF" w:rsidRPr="00A43732" w:rsidRDefault="00C076BF">
            <w:pPr>
              <w:ind w:left="0"/>
              <w:rPr>
                <w:color w:val="auto"/>
                <w:sz w:val="20"/>
                <w:szCs w:val="20"/>
              </w:rPr>
            </w:pPr>
            <w:r w:rsidRPr="00A43732">
              <w:rPr>
                <w:color w:val="auto"/>
                <w:sz w:val="20"/>
                <w:szCs w:val="20"/>
              </w:rPr>
              <w:t>19</w:t>
            </w:r>
          </w:p>
        </w:tc>
        <w:tc>
          <w:tcPr>
            <w:tcW w:w="7238" w:type="dxa"/>
            <w:gridSpan w:val="2"/>
          </w:tcPr>
          <w:p w14:paraId="63A231A8"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rPr>
              <w:t>Designing</w:t>
            </w:r>
            <w:proofErr w:type="spellEnd"/>
            <w:r w:rsidRPr="00A43732">
              <w:rPr>
                <w:color w:val="auto"/>
                <w:sz w:val="20"/>
                <w:szCs w:val="20"/>
              </w:rPr>
              <w:t xml:space="preserve"> Use Cases</w:t>
            </w:r>
          </w:p>
        </w:tc>
        <w:tc>
          <w:tcPr>
            <w:tcW w:w="1039" w:type="dxa"/>
          </w:tcPr>
          <w:p w14:paraId="6057F549"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1h45</w:t>
            </w:r>
          </w:p>
        </w:tc>
      </w:tr>
      <w:tr w:rsidR="00C076BF" w:rsidRPr="00B53AF1" w14:paraId="50FD6EBA"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5F430533" w14:textId="77777777" w:rsidR="00C076BF" w:rsidRPr="00A43732" w:rsidRDefault="00C076BF">
            <w:pPr>
              <w:ind w:left="0"/>
              <w:rPr>
                <w:color w:val="auto"/>
                <w:sz w:val="20"/>
                <w:szCs w:val="20"/>
              </w:rPr>
            </w:pPr>
            <w:r w:rsidRPr="00A43732">
              <w:rPr>
                <w:color w:val="auto"/>
                <w:sz w:val="20"/>
                <w:szCs w:val="20"/>
              </w:rPr>
              <w:t>20</w:t>
            </w:r>
          </w:p>
        </w:tc>
        <w:tc>
          <w:tcPr>
            <w:tcW w:w="7238" w:type="dxa"/>
            <w:gridSpan w:val="2"/>
          </w:tcPr>
          <w:p w14:paraId="292B5164"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rPr>
              <w:t>Designing</w:t>
            </w:r>
            <w:proofErr w:type="spellEnd"/>
            <w:r w:rsidRPr="00A43732">
              <w:rPr>
                <w:color w:val="auto"/>
                <w:sz w:val="20"/>
                <w:szCs w:val="20"/>
              </w:rPr>
              <w:t xml:space="preserve"> </w:t>
            </w:r>
            <w:proofErr w:type="spellStart"/>
            <w:r w:rsidRPr="00A43732">
              <w:rPr>
                <w:color w:val="auto"/>
                <w:sz w:val="20"/>
                <w:szCs w:val="20"/>
              </w:rPr>
              <w:t>Component</w:t>
            </w:r>
            <w:proofErr w:type="spellEnd"/>
            <w:r w:rsidRPr="00A43732">
              <w:rPr>
                <w:color w:val="auto"/>
                <w:sz w:val="20"/>
                <w:szCs w:val="20"/>
              </w:rPr>
              <w:t xml:space="preserve"> </w:t>
            </w:r>
            <w:proofErr w:type="spellStart"/>
            <w:r w:rsidRPr="00A43732">
              <w:rPr>
                <w:color w:val="auto"/>
                <w:sz w:val="20"/>
                <w:szCs w:val="20"/>
              </w:rPr>
              <w:t>Model</w:t>
            </w:r>
            <w:proofErr w:type="spellEnd"/>
          </w:p>
        </w:tc>
        <w:tc>
          <w:tcPr>
            <w:tcW w:w="1039" w:type="dxa"/>
          </w:tcPr>
          <w:p w14:paraId="7DDE3753"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1h</w:t>
            </w:r>
          </w:p>
        </w:tc>
      </w:tr>
      <w:tr w:rsidR="00C076BF" w:rsidRPr="00B53AF1" w14:paraId="00906C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58DADEA" w14:textId="77777777" w:rsidR="00C076BF" w:rsidRPr="00A43732" w:rsidRDefault="00C076BF">
            <w:pPr>
              <w:ind w:left="0"/>
              <w:rPr>
                <w:color w:val="auto"/>
                <w:sz w:val="20"/>
                <w:szCs w:val="20"/>
              </w:rPr>
            </w:pPr>
            <w:r w:rsidRPr="00A43732">
              <w:rPr>
                <w:color w:val="auto"/>
                <w:sz w:val="20"/>
                <w:szCs w:val="20"/>
              </w:rPr>
              <w:t>21</w:t>
            </w:r>
          </w:p>
        </w:tc>
        <w:tc>
          <w:tcPr>
            <w:tcW w:w="7238" w:type="dxa"/>
            <w:gridSpan w:val="2"/>
          </w:tcPr>
          <w:p w14:paraId="4755A367"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rPr>
              <w:t>Designing</w:t>
            </w:r>
            <w:proofErr w:type="spellEnd"/>
            <w:r w:rsidRPr="00A43732">
              <w:rPr>
                <w:color w:val="auto"/>
                <w:sz w:val="20"/>
                <w:szCs w:val="20"/>
              </w:rPr>
              <w:t xml:space="preserve"> Domain </w:t>
            </w:r>
            <w:proofErr w:type="spellStart"/>
            <w:r w:rsidRPr="00A43732">
              <w:rPr>
                <w:color w:val="auto"/>
                <w:sz w:val="20"/>
                <w:szCs w:val="20"/>
              </w:rPr>
              <w:t>Model</w:t>
            </w:r>
            <w:proofErr w:type="spellEnd"/>
          </w:p>
        </w:tc>
        <w:tc>
          <w:tcPr>
            <w:tcW w:w="1039" w:type="dxa"/>
          </w:tcPr>
          <w:p w14:paraId="3B6A8581"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2h</w:t>
            </w:r>
          </w:p>
        </w:tc>
      </w:tr>
      <w:tr w:rsidR="00C076BF" w:rsidRPr="00EC75D6" w14:paraId="51AF41C5"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3FA2EF0A" w14:textId="77777777" w:rsidR="00C076BF" w:rsidRPr="00A43732" w:rsidRDefault="00C076BF">
            <w:pPr>
              <w:ind w:left="0"/>
              <w:rPr>
                <w:color w:val="auto"/>
                <w:sz w:val="20"/>
                <w:szCs w:val="20"/>
                <w:lang w:val="en-GB"/>
              </w:rPr>
            </w:pPr>
            <w:r w:rsidRPr="00A43732">
              <w:rPr>
                <w:color w:val="auto"/>
                <w:sz w:val="20"/>
                <w:szCs w:val="20"/>
                <w:lang w:val="en-GB"/>
              </w:rPr>
              <w:t>22</w:t>
            </w:r>
          </w:p>
        </w:tc>
        <w:tc>
          <w:tcPr>
            <w:tcW w:w="7238" w:type="dxa"/>
            <w:gridSpan w:val="2"/>
          </w:tcPr>
          <w:p w14:paraId="68B93B15"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lang w:val="en-GB"/>
              </w:rPr>
              <w:t>Documenting the process and creating the SRS paper</w:t>
            </w:r>
          </w:p>
        </w:tc>
        <w:tc>
          <w:tcPr>
            <w:tcW w:w="1039" w:type="dxa"/>
          </w:tcPr>
          <w:p w14:paraId="251C81E0"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lang w:val="en-GB"/>
              </w:rPr>
              <w:t>25h</w:t>
            </w:r>
          </w:p>
        </w:tc>
      </w:tr>
      <w:bookmarkEnd w:id="95"/>
    </w:tbl>
    <w:p w14:paraId="5F63B896" w14:textId="77777777" w:rsidR="00150C4E" w:rsidRPr="0035247E" w:rsidRDefault="00150C4E" w:rsidP="003E5069">
      <w:pPr>
        <w:rPr>
          <w:lang w:val="en-US"/>
        </w:rPr>
      </w:pPr>
    </w:p>
    <w:p w14:paraId="251CD988" w14:textId="04A26EBB" w:rsidR="0080532D" w:rsidRDefault="0080532D" w:rsidP="00CF1566">
      <w:pPr>
        <w:ind w:left="5328" w:firstLine="432"/>
        <w:jc w:val="center"/>
        <w:rPr>
          <w:lang w:val="en-US"/>
        </w:rPr>
      </w:pPr>
      <w:r>
        <w:rPr>
          <w:lang w:val="en-US"/>
        </w:rPr>
        <w:t xml:space="preserve">Total hours: </w:t>
      </w:r>
      <w:r w:rsidR="00064D4E">
        <w:rPr>
          <w:lang w:val="en-US"/>
        </w:rPr>
        <w:t>~41h30</w:t>
      </w:r>
    </w:p>
    <w:p w14:paraId="5ED1FE43" w14:textId="77777777" w:rsidR="0080532D" w:rsidRDefault="0080532D" w:rsidP="00760636">
      <w:pPr>
        <w:pStyle w:val="estilousecases"/>
        <w:numPr>
          <w:ilvl w:val="1"/>
          <w:numId w:val="41"/>
        </w:numPr>
        <w:ind w:left="1276"/>
        <w:rPr>
          <w:lang w:val="en-US"/>
        </w:rPr>
      </w:pPr>
      <w:bookmarkStart w:id="96" w:name="_Toc182172905"/>
      <w:r w:rsidRPr="0080532D">
        <w:rPr>
          <w:lang w:val="en-US"/>
        </w:rPr>
        <w:t>Constraints and limitations</w:t>
      </w:r>
      <w:bookmarkEnd w:id="96"/>
    </w:p>
    <w:p w14:paraId="6F061FEA" w14:textId="4F863C0D" w:rsidR="00C9698D" w:rsidRPr="00C9698D" w:rsidRDefault="0080532D" w:rsidP="00F9583A">
      <w:pPr>
        <w:jc w:val="both"/>
        <w:rPr>
          <w:lang w:val="en-GB"/>
        </w:rPr>
      </w:pPr>
      <w:r w:rsidRPr="0080532D">
        <w:rPr>
          <w:lang w:val="en-US"/>
        </w:rPr>
        <w:t>D</w:t>
      </w:r>
      <w:proofErr w:type="spellStart"/>
      <w:r w:rsidR="00C9698D" w:rsidRPr="00C9698D">
        <w:rPr>
          <w:lang w:val="en-GB"/>
        </w:rPr>
        <w:t>espite</w:t>
      </w:r>
      <w:proofErr w:type="spellEnd"/>
      <w:r w:rsidR="00C9698D" w:rsidRPr="00C9698D">
        <w:rPr>
          <w:lang w:val="en-GB"/>
        </w:rPr>
        <w:t xml:space="preserve"> conducting numerous interviews with stakeholders, the time available for each interview was limited. This constraint impacted the depth of information gathered from each session.</w:t>
      </w:r>
    </w:p>
    <w:p w14:paraId="5903350A" w14:textId="77777777" w:rsidR="00C9698D" w:rsidRPr="00C9698D" w:rsidRDefault="00C9698D" w:rsidP="00F9583A">
      <w:pPr>
        <w:jc w:val="both"/>
        <w:rPr>
          <w:lang w:val="en-GB"/>
        </w:rPr>
      </w:pPr>
      <w:r w:rsidRPr="00C9698D">
        <w:rPr>
          <w:lang w:val="en-GB"/>
        </w:rPr>
        <w:t>During the presentations, valuable information was shared; however, the perspectives among the three main stakeholders varied significantly and were sometimes even conflicting. This presented a challenge in aligning the different viewpoints.</w:t>
      </w:r>
    </w:p>
    <w:p w14:paraId="39143199" w14:textId="4039D7E8" w:rsidR="0080532D" w:rsidRPr="00C9698D" w:rsidRDefault="00C9698D" w:rsidP="00F9583A">
      <w:pPr>
        <w:jc w:val="both"/>
        <w:rPr>
          <w:lang w:val="en-GB"/>
        </w:rPr>
      </w:pPr>
      <w:r w:rsidRPr="00C9698D">
        <w:rPr>
          <w:lang w:val="en-GB"/>
        </w:rPr>
        <w:t>Another issue identified throughout the interviews and presentations was the difficulty in standardizing certain aspects of the AMAPs. This lack of uniformity posed challenges in defining consistent requirements across all AMAPs</w:t>
      </w:r>
      <w:r>
        <w:rPr>
          <w:lang w:val="en-GB"/>
        </w:rPr>
        <w:t>.</w:t>
      </w:r>
    </w:p>
    <w:p w14:paraId="0D5A942C" w14:textId="77777777" w:rsidR="00365636" w:rsidRPr="0035247E" w:rsidRDefault="00365636" w:rsidP="00C10B19">
      <w:pPr>
        <w:ind w:left="0"/>
        <w:rPr>
          <w:lang w:val="en-US"/>
        </w:rPr>
      </w:pPr>
    </w:p>
    <w:p w14:paraId="66F30292" w14:textId="77777777" w:rsidR="003E5069" w:rsidRDefault="003E5069" w:rsidP="00760636">
      <w:pPr>
        <w:pStyle w:val="Ttulo1"/>
        <w:numPr>
          <w:ilvl w:val="0"/>
          <w:numId w:val="41"/>
        </w:numPr>
      </w:pPr>
      <w:bookmarkStart w:id="97" w:name="_Toc182172906"/>
      <w:proofErr w:type="spellStart"/>
      <w:r>
        <w:lastRenderedPageBreak/>
        <w:t>Product</w:t>
      </w:r>
      <w:proofErr w:type="spellEnd"/>
      <w:r>
        <w:t xml:space="preserve"> </w:t>
      </w:r>
      <w:proofErr w:type="spellStart"/>
      <w:r>
        <w:t>Backlog</w:t>
      </w:r>
      <w:bookmarkEnd w:id="97"/>
      <w:proofErr w:type="spellEnd"/>
    </w:p>
    <w:p w14:paraId="13B689C9" w14:textId="77777777" w:rsidR="00D9726A" w:rsidRPr="00F53C01" w:rsidRDefault="00D9726A" w:rsidP="00F9583A">
      <w:pPr>
        <w:jc w:val="both"/>
        <w:rPr>
          <w:lang w:val="en-US"/>
        </w:rPr>
      </w:pPr>
      <w:r w:rsidRPr="00D9726A">
        <w:rPr>
          <w:lang w:val="en-US"/>
        </w:rPr>
        <w:t xml:space="preserve">Summary of all features presented in the form of user stories. </w:t>
      </w:r>
      <w:r w:rsidRPr="00F53C01">
        <w:rPr>
          <w:lang w:val="en-US"/>
        </w:rPr>
        <w:t>An initial (IR) requirement may result in several user stories.</w:t>
      </w:r>
    </w:p>
    <w:p w14:paraId="5CD0A954" w14:textId="77777777" w:rsidR="00D9726A" w:rsidRDefault="00D9726A" w:rsidP="00F9583A">
      <w:pPr>
        <w:jc w:val="both"/>
        <w:rPr>
          <w:lang w:val="en-US"/>
        </w:rPr>
      </w:pPr>
      <w:r w:rsidRPr="00D9726A">
        <w:rPr>
          <w:lang w:val="en-US"/>
        </w:rPr>
        <w:t xml:space="preserve">Provide an estimate of the development effort for each of the user stories. The effort must </w:t>
      </w:r>
      <w:r w:rsidR="00A2112A" w:rsidRPr="00D9726A">
        <w:rPr>
          <w:lang w:val="en-US"/>
        </w:rPr>
        <w:t>consider</w:t>
      </w:r>
      <w:r w:rsidRPr="00D9726A">
        <w:rPr>
          <w:lang w:val="en-US"/>
        </w:rPr>
        <w:t xml:space="preserve"> all stages of development.</w:t>
      </w:r>
    </w:p>
    <w:p w14:paraId="4BFCD607" w14:textId="77777777" w:rsidR="009106A4" w:rsidRPr="00F53C01" w:rsidRDefault="009106A4" w:rsidP="003E5069">
      <w:pPr>
        <w:rPr>
          <w:lang w:val="en-US"/>
        </w:rPr>
      </w:pPr>
    </w:p>
    <w:p w14:paraId="3DABB491" w14:textId="77777777" w:rsidR="00D36C27" w:rsidRDefault="00D9726A" w:rsidP="00E73E47">
      <w:proofErr w:type="spellStart"/>
      <w:r>
        <w:t>Exa</w:t>
      </w:r>
      <w:r w:rsidR="00D36C27">
        <w:t>mple</w:t>
      </w:r>
      <w:proofErr w:type="spellEnd"/>
      <w:r w:rsidR="00D36C27">
        <w:t>:</w:t>
      </w:r>
    </w:p>
    <w:p w14:paraId="7F3AF956" w14:textId="77777777" w:rsidR="00B50E8F" w:rsidRDefault="00B50E8F" w:rsidP="00455CEC">
      <w:pPr>
        <w:ind w:left="0"/>
      </w:pPr>
    </w:p>
    <w:tbl>
      <w:tblPr>
        <w:tblStyle w:val="TabeladeLista6Colorida-Destaque1"/>
        <w:tblW w:w="5123" w:type="pct"/>
        <w:tblLayout w:type="fixed"/>
        <w:tblLook w:val="04A0" w:firstRow="1" w:lastRow="0" w:firstColumn="1" w:lastColumn="0" w:noHBand="0" w:noVBand="1"/>
        <w:tblDescription w:val="Audience and market table"/>
      </w:tblPr>
      <w:tblGrid>
        <w:gridCol w:w="992"/>
        <w:gridCol w:w="992"/>
        <w:gridCol w:w="5246"/>
        <w:gridCol w:w="1415"/>
        <w:gridCol w:w="945"/>
      </w:tblGrid>
      <w:tr w:rsidR="00C10B19" w:rsidRPr="00B53AF1" w14:paraId="7D639FAF" w14:textId="77777777" w:rsidTr="00B77E3E">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8F3C722" w14:textId="6EB15C69" w:rsidR="00C10B19" w:rsidRPr="00485100" w:rsidRDefault="00C10B19" w:rsidP="00C10B19">
            <w:pPr>
              <w:ind w:left="0"/>
              <w:rPr>
                <w:rFonts w:ascii="Aptos" w:hAnsi="Aptos"/>
              </w:rPr>
            </w:pPr>
            <w:bookmarkStart w:id="98" w:name="_Hlk182155048"/>
            <w:r w:rsidRPr="00485100">
              <w:rPr>
                <w:rFonts w:ascii="Aptos" w:hAnsi="Aptos"/>
              </w:rPr>
              <w:t xml:space="preserve">US </w:t>
            </w:r>
            <w:proofErr w:type="spellStart"/>
            <w:r w:rsidRPr="00485100">
              <w:rPr>
                <w:rFonts w:ascii="Aptos" w:hAnsi="Aptos"/>
              </w:rPr>
              <w:t>Nr</w:t>
            </w:r>
            <w:proofErr w:type="spellEnd"/>
            <w:r w:rsidRPr="00485100">
              <w:rPr>
                <w:rFonts w:ascii="Aptos" w:hAnsi="Aptos"/>
              </w:rPr>
              <w:t>.</w:t>
            </w:r>
          </w:p>
        </w:tc>
        <w:tc>
          <w:tcPr>
            <w:tcW w:w="992" w:type="dxa"/>
            <w:vAlign w:val="center"/>
          </w:tcPr>
          <w:p w14:paraId="682168A5"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rPr>
            </w:pPr>
            <w:r w:rsidRPr="00485100">
              <w:rPr>
                <w:rFonts w:ascii="Aptos" w:hAnsi="Aptos"/>
              </w:rPr>
              <w:t xml:space="preserve">IR </w:t>
            </w:r>
            <w:proofErr w:type="spellStart"/>
            <w:r w:rsidRPr="00485100">
              <w:rPr>
                <w:rFonts w:ascii="Aptos" w:hAnsi="Aptos"/>
              </w:rPr>
              <w:t>Nr</w:t>
            </w:r>
            <w:proofErr w:type="spellEnd"/>
            <w:r w:rsidRPr="00485100">
              <w:rPr>
                <w:rFonts w:ascii="Aptos" w:hAnsi="Aptos"/>
              </w:rPr>
              <w:t>.</w:t>
            </w:r>
          </w:p>
        </w:tc>
        <w:tc>
          <w:tcPr>
            <w:tcW w:w="5246" w:type="dxa"/>
            <w:vAlign w:val="center"/>
          </w:tcPr>
          <w:p w14:paraId="64B870E9"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lang w:val="en-GB"/>
              </w:rPr>
            </w:pPr>
            <w:proofErr w:type="spellStart"/>
            <w:r w:rsidRPr="00485100">
              <w:rPr>
                <w:rFonts w:ascii="Aptos" w:hAnsi="Aptos"/>
              </w:rPr>
              <w:t>User</w:t>
            </w:r>
            <w:proofErr w:type="spellEnd"/>
            <w:r w:rsidRPr="00485100">
              <w:rPr>
                <w:rFonts w:ascii="Aptos" w:hAnsi="Aptos"/>
              </w:rPr>
              <w:t xml:space="preserve"> </w:t>
            </w:r>
            <w:proofErr w:type="spellStart"/>
            <w:r w:rsidRPr="00485100">
              <w:rPr>
                <w:rFonts w:ascii="Aptos" w:hAnsi="Aptos"/>
              </w:rPr>
              <w:t>Story</w:t>
            </w:r>
            <w:proofErr w:type="spellEnd"/>
          </w:p>
        </w:tc>
        <w:tc>
          <w:tcPr>
            <w:tcW w:w="1415" w:type="dxa"/>
            <w:vAlign w:val="center"/>
          </w:tcPr>
          <w:p w14:paraId="12D074DC"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rPr>
            </w:pPr>
            <w:proofErr w:type="spellStart"/>
            <w:r w:rsidRPr="00485100">
              <w:rPr>
                <w:rFonts w:ascii="Aptos" w:hAnsi="Aptos"/>
              </w:rPr>
              <w:t>Estimative</w:t>
            </w:r>
            <w:proofErr w:type="spellEnd"/>
            <w:r w:rsidRPr="00485100">
              <w:rPr>
                <w:rFonts w:ascii="Aptos" w:hAnsi="Aptos"/>
              </w:rPr>
              <w:t xml:space="preserve"> </w:t>
            </w:r>
          </w:p>
        </w:tc>
        <w:tc>
          <w:tcPr>
            <w:tcW w:w="945" w:type="dxa"/>
            <w:vAlign w:val="center"/>
          </w:tcPr>
          <w:p w14:paraId="621FEA12"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rPr>
            </w:pPr>
            <w:proofErr w:type="spellStart"/>
            <w:r w:rsidRPr="00485100">
              <w:rPr>
                <w:rFonts w:ascii="Aptos" w:hAnsi="Aptos"/>
              </w:rPr>
              <w:t>Priority</w:t>
            </w:r>
            <w:proofErr w:type="spellEnd"/>
          </w:p>
        </w:tc>
      </w:tr>
      <w:tr w:rsidR="00EF03E0" w:rsidRPr="00D36C27" w14:paraId="37DC7035" w14:textId="77777777" w:rsidTr="00B77E3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B31A950" w14:textId="3C6881EF" w:rsidR="00EF03E0" w:rsidRPr="00A35043" w:rsidRDefault="00EF03E0" w:rsidP="00EF03E0">
            <w:pPr>
              <w:spacing w:before="80" w:after="80"/>
              <w:ind w:left="0"/>
              <w:rPr>
                <w:rFonts w:ascii="Aptos Narrow" w:hAnsi="Aptos Narrow"/>
                <w:color w:val="auto"/>
              </w:rPr>
            </w:pPr>
            <w:r w:rsidRPr="00A35043">
              <w:rPr>
                <w:rFonts w:ascii="Aptos Narrow" w:hAnsi="Aptos Narrow"/>
                <w:color w:val="000000"/>
              </w:rPr>
              <w:t>UC01</w:t>
            </w:r>
          </w:p>
        </w:tc>
        <w:tc>
          <w:tcPr>
            <w:tcW w:w="992" w:type="dxa"/>
            <w:vAlign w:val="center"/>
          </w:tcPr>
          <w:p w14:paraId="6B394770" w14:textId="104D75AF" w:rsidR="00EF03E0" w:rsidRPr="00A35043" w:rsidRDefault="00EF03E0" w:rsidP="00EF03E0">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000000"/>
              </w:rPr>
              <w:t>REQ-01</w:t>
            </w:r>
          </w:p>
        </w:tc>
        <w:tc>
          <w:tcPr>
            <w:tcW w:w="5246" w:type="dxa"/>
            <w:vAlign w:val="center"/>
          </w:tcPr>
          <w:p w14:paraId="0F768AC0" w14:textId="3C471368" w:rsidR="00EF03E0" w:rsidRPr="00A35043" w:rsidRDefault="00EF03E0" w:rsidP="00EF03E0">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000000"/>
                <w:lang w:val="en-GB"/>
              </w:rPr>
              <w:t>Create a new AMAP by entering essential</w:t>
            </w:r>
            <w:r w:rsidR="00FF4F3B" w:rsidRPr="00A35043">
              <w:rPr>
                <w:rFonts w:ascii="Aptos Narrow" w:hAnsi="Aptos Narrow"/>
                <w:color w:val="000000"/>
                <w:lang w:val="en-GB"/>
              </w:rPr>
              <w:t xml:space="preserve"> details</w:t>
            </w:r>
          </w:p>
        </w:tc>
        <w:tc>
          <w:tcPr>
            <w:tcW w:w="1415" w:type="dxa"/>
            <w:vAlign w:val="center"/>
          </w:tcPr>
          <w:p w14:paraId="51B5B35A" w14:textId="07AF4D98" w:rsidR="00EF03E0" w:rsidRPr="00A72D6C" w:rsidRDefault="00EF03E0"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000000"/>
              </w:rPr>
              <w:t>20h</w:t>
            </w:r>
          </w:p>
        </w:tc>
        <w:tc>
          <w:tcPr>
            <w:tcW w:w="945" w:type="dxa"/>
            <w:vAlign w:val="center"/>
          </w:tcPr>
          <w:p w14:paraId="42AE6819" w14:textId="6B408141" w:rsidR="00EF03E0" w:rsidRPr="00A35043" w:rsidRDefault="00EF03E0" w:rsidP="00EF03E0">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000000"/>
              </w:rPr>
              <w:t>High</w:t>
            </w:r>
            <w:proofErr w:type="spellEnd"/>
          </w:p>
        </w:tc>
      </w:tr>
      <w:tr w:rsidR="00C10B19" w:rsidRPr="00D36C27" w14:paraId="2C464AF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305D9EC" w14:textId="57397BD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UC01</w:t>
            </w:r>
          </w:p>
        </w:tc>
        <w:tc>
          <w:tcPr>
            <w:tcW w:w="992" w:type="dxa"/>
            <w:vAlign w:val="center"/>
          </w:tcPr>
          <w:p w14:paraId="6A0580DA"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REQ-02</w:t>
            </w:r>
          </w:p>
        </w:tc>
        <w:tc>
          <w:tcPr>
            <w:tcW w:w="5246" w:type="dxa"/>
            <w:vAlign w:val="center"/>
          </w:tcPr>
          <w:p w14:paraId="702D0A47"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Configure AMAP settings</w:t>
            </w:r>
          </w:p>
        </w:tc>
        <w:tc>
          <w:tcPr>
            <w:tcW w:w="1415" w:type="dxa"/>
            <w:vAlign w:val="center"/>
          </w:tcPr>
          <w:p w14:paraId="0AF032E4"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15h</w:t>
            </w:r>
          </w:p>
        </w:tc>
        <w:tc>
          <w:tcPr>
            <w:tcW w:w="945" w:type="dxa"/>
            <w:vAlign w:val="center"/>
          </w:tcPr>
          <w:p w14:paraId="3BDD1A4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C540B6C"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00A3CFA" w14:textId="53505AB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UC06</w:t>
            </w:r>
          </w:p>
        </w:tc>
        <w:tc>
          <w:tcPr>
            <w:tcW w:w="992" w:type="dxa"/>
            <w:vAlign w:val="center"/>
          </w:tcPr>
          <w:p w14:paraId="47D085CA"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REQ-03</w:t>
            </w:r>
          </w:p>
        </w:tc>
        <w:tc>
          <w:tcPr>
            <w:tcW w:w="5246" w:type="dxa"/>
            <w:vAlign w:val="center"/>
          </w:tcPr>
          <w:p w14:paraId="25A960F0"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 xml:space="preserve">Add new products to the </w:t>
            </w:r>
            <w:proofErr w:type="spellStart"/>
            <w:r w:rsidRPr="00A35043">
              <w:rPr>
                <w:rFonts w:ascii="Aptos Narrow" w:hAnsi="Aptos Narrow"/>
                <w:color w:val="auto"/>
                <w:lang w:val="en-GB"/>
              </w:rPr>
              <w:t>catalog</w:t>
            </w:r>
            <w:proofErr w:type="spellEnd"/>
            <w:r w:rsidRPr="00A35043">
              <w:rPr>
                <w:rFonts w:ascii="Aptos Narrow" w:hAnsi="Aptos Narrow"/>
                <w:color w:val="auto"/>
                <w:lang w:val="en-GB"/>
              </w:rPr>
              <w:t>.</w:t>
            </w:r>
          </w:p>
        </w:tc>
        <w:tc>
          <w:tcPr>
            <w:tcW w:w="1415" w:type="dxa"/>
            <w:vAlign w:val="center"/>
          </w:tcPr>
          <w:p w14:paraId="6DF8A6C2"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15h</w:t>
            </w:r>
          </w:p>
        </w:tc>
        <w:tc>
          <w:tcPr>
            <w:tcW w:w="945" w:type="dxa"/>
            <w:vAlign w:val="center"/>
          </w:tcPr>
          <w:p w14:paraId="77225CE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11A3E1F5"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A15C5FF" w14:textId="4CB605F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UC06</w:t>
            </w:r>
          </w:p>
        </w:tc>
        <w:tc>
          <w:tcPr>
            <w:tcW w:w="992" w:type="dxa"/>
            <w:vAlign w:val="center"/>
          </w:tcPr>
          <w:p w14:paraId="262CAEB3"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REQ-04</w:t>
            </w:r>
          </w:p>
        </w:tc>
        <w:tc>
          <w:tcPr>
            <w:tcW w:w="5246" w:type="dxa"/>
            <w:vAlign w:val="center"/>
          </w:tcPr>
          <w:p w14:paraId="1B36C84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Update</w:t>
            </w:r>
            <w:proofErr w:type="spellEnd"/>
            <w:r w:rsidRPr="00A35043">
              <w:rPr>
                <w:rFonts w:ascii="Aptos Narrow" w:hAnsi="Aptos Narrow"/>
                <w:color w:val="auto"/>
              </w:rPr>
              <w:t xml:space="preserve"> </w:t>
            </w:r>
            <w:proofErr w:type="spellStart"/>
            <w:r w:rsidRPr="00A35043">
              <w:rPr>
                <w:rFonts w:ascii="Aptos Narrow" w:hAnsi="Aptos Narrow"/>
                <w:color w:val="auto"/>
              </w:rPr>
              <w:t>existing</w:t>
            </w:r>
            <w:proofErr w:type="spellEnd"/>
            <w:r w:rsidRPr="00A35043">
              <w:rPr>
                <w:rFonts w:ascii="Aptos Narrow" w:hAnsi="Aptos Narrow"/>
                <w:color w:val="auto"/>
              </w:rPr>
              <w:t xml:space="preserve"> </w:t>
            </w:r>
            <w:proofErr w:type="spellStart"/>
            <w:r w:rsidRPr="00A35043">
              <w:rPr>
                <w:rFonts w:ascii="Aptos Narrow" w:hAnsi="Aptos Narrow"/>
                <w:color w:val="auto"/>
              </w:rPr>
              <w:t>product</w:t>
            </w:r>
            <w:proofErr w:type="spellEnd"/>
            <w:r w:rsidRPr="00A35043">
              <w:rPr>
                <w:rFonts w:ascii="Aptos Narrow" w:hAnsi="Aptos Narrow"/>
                <w:color w:val="auto"/>
              </w:rPr>
              <w:t xml:space="preserve"> </w:t>
            </w:r>
            <w:proofErr w:type="spellStart"/>
            <w:r w:rsidRPr="00A35043">
              <w:rPr>
                <w:rFonts w:ascii="Aptos Narrow" w:hAnsi="Aptos Narrow"/>
                <w:color w:val="auto"/>
              </w:rPr>
              <w:t>information</w:t>
            </w:r>
            <w:proofErr w:type="spellEnd"/>
            <w:r w:rsidRPr="00A35043">
              <w:rPr>
                <w:rFonts w:ascii="Aptos Narrow" w:hAnsi="Aptos Narrow"/>
                <w:color w:val="auto"/>
              </w:rPr>
              <w:t>.</w:t>
            </w:r>
          </w:p>
        </w:tc>
        <w:tc>
          <w:tcPr>
            <w:tcW w:w="1415" w:type="dxa"/>
            <w:vAlign w:val="center"/>
          </w:tcPr>
          <w:p w14:paraId="1FADBE3C"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6767BBF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8DC5E4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9F2E6E4" w14:textId="7E10820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UC06</w:t>
            </w:r>
          </w:p>
        </w:tc>
        <w:tc>
          <w:tcPr>
            <w:tcW w:w="992" w:type="dxa"/>
            <w:vAlign w:val="center"/>
          </w:tcPr>
          <w:p w14:paraId="08DC3CBF"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REQ-05</w:t>
            </w:r>
          </w:p>
        </w:tc>
        <w:tc>
          <w:tcPr>
            <w:tcW w:w="5246" w:type="dxa"/>
            <w:vAlign w:val="center"/>
          </w:tcPr>
          <w:p w14:paraId="04131919"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 xml:space="preserve">Remove products from the </w:t>
            </w:r>
            <w:proofErr w:type="spellStart"/>
            <w:r w:rsidRPr="00A35043">
              <w:rPr>
                <w:rFonts w:ascii="Aptos Narrow" w:hAnsi="Aptos Narrow"/>
                <w:color w:val="auto"/>
                <w:lang w:val="en-GB"/>
              </w:rPr>
              <w:t>catalog</w:t>
            </w:r>
            <w:proofErr w:type="spellEnd"/>
            <w:r w:rsidRPr="00A35043">
              <w:rPr>
                <w:rFonts w:ascii="Aptos Narrow" w:hAnsi="Aptos Narrow"/>
                <w:color w:val="auto"/>
                <w:lang w:val="en-GB"/>
              </w:rPr>
              <w:t>.</w:t>
            </w:r>
          </w:p>
        </w:tc>
        <w:tc>
          <w:tcPr>
            <w:tcW w:w="1415" w:type="dxa"/>
            <w:vAlign w:val="center"/>
          </w:tcPr>
          <w:p w14:paraId="6BB67FEA"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535617D0"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AEA1DFA"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0CBFEBB" w14:textId="4B26BDE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7464D">
              <w:rPr>
                <w:rFonts w:ascii="Aptos Narrow" w:hAnsi="Aptos Narrow"/>
                <w:color w:val="auto"/>
              </w:rPr>
              <w:t>0</w:t>
            </w:r>
          </w:p>
        </w:tc>
        <w:tc>
          <w:tcPr>
            <w:tcW w:w="992" w:type="dxa"/>
            <w:vAlign w:val="center"/>
          </w:tcPr>
          <w:p w14:paraId="7E2DB3CE"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REQ-06</w:t>
            </w:r>
          </w:p>
        </w:tc>
        <w:tc>
          <w:tcPr>
            <w:tcW w:w="5246" w:type="dxa"/>
            <w:vAlign w:val="center"/>
          </w:tcPr>
          <w:p w14:paraId="3A57CFEF"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Fill a form to contact an AMAP</w:t>
            </w:r>
          </w:p>
        </w:tc>
        <w:tc>
          <w:tcPr>
            <w:tcW w:w="1415" w:type="dxa"/>
            <w:vAlign w:val="center"/>
          </w:tcPr>
          <w:p w14:paraId="55D0E574"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9FF86FB"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D47D72F"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9B8E935" w14:textId="2666C44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7464D">
              <w:rPr>
                <w:rFonts w:ascii="Aptos Narrow" w:hAnsi="Aptos Narrow"/>
                <w:color w:val="auto"/>
              </w:rPr>
              <w:t>0</w:t>
            </w:r>
          </w:p>
        </w:tc>
        <w:tc>
          <w:tcPr>
            <w:tcW w:w="992" w:type="dxa"/>
            <w:vAlign w:val="center"/>
          </w:tcPr>
          <w:p w14:paraId="64A02ADC"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REQ-07</w:t>
            </w:r>
          </w:p>
        </w:tc>
        <w:tc>
          <w:tcPr>
            <w:tcW w:w="5246" w:type="dxa"/>
            <w:vAlign w:val="center"/>
          </w:tcPr>
          <w:p w14:paraId="6F9931A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If choosing the co-producer role, send a list containing the desired product categories and quantities in free-form text.</w:t>
            </w:r>
          </w:p>
        </w:tc>
        <w:tc>
          <w:tcPr>
            <w:tcW w:w="1415" w:type="dxa"/>
            <w:vAlign w:val="center"/>
          </w:tcPr>
          <w:p w14:paraId="6312DDE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65D8126D"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54DD2180"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BD8A0A3" w14:textId="6A188C8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7464D">
              <w:rPr>
                <w:rFonts w:ascii="Aptos Narrow" w:hAnsi="Aptos Narrow"/>
                <w:color w:val="auto"/>
              </w:rPr>
              <w:t>0</w:t>
            </w:r>
          </w:p>
        </w:tc>
        <w:tc>
          <w:tcPr>
            <w:tcW w:w="992" w:type="dxa"/>
            <w:vAlign w:val="center"/>
          </w:tcPr>
          <w:p w14:paraId="64CF0C67"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REQ-08</w:t>
            </w:r>
          </w:p>
        </w:tc>
        <w:tc>
          <w:tcPr>
            <w:tcW w:w="5246" w:type="dxa"/>
            <w:vAlign w:val="center"/>
          </w:tcPr>
          <w:p w14:paraId="761BBB48"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If choosing the producer role, send a list of products that can be produced in free-form text.</w:t>
            </w:r>
          </w:p>
        </w:tc>
        <w:tc>
          <w:tcPr>
            <w:tcW w:w="1415" w:type="dxa"/>
            <w:vAlign w:val="center"/>
          </w:tcPr>
          <w:p w14:paraId="20ECC0A1"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35A6A38D"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F85C97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16C800F" w14:textId="46334F6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1</w:t>
            </w:r>
          </w:p>
        </w:tc>
        <w:tc>
          <w:tcPr>
            <w:tcW w:w="992" w:type="dxa"/>
            <w:vAlign w:val="center"/>
          </w:tcPr>
          <w:p w14:paraId="3C9D419A"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REQ-09</w:t>
            </w:r>
          </w:p>
        </w:tc>
        <w:tc>
          <w:tcPr>
            <w:tcW w:w="5246" w:type="dxa"/>
            <w:vAlign w:val="center"/>
          </w:tcPr>
          <w:p w14:paraId="77EA7919"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Authenticate users based on entered credentials and role privileges.</w:t>
            </w:r>
          </w:p>
        </w:tc>
        <w:tc>
          <w:tcPr>
            <w:tcW w:w="1415" w:type="dxa"/>
            <w:vAlign w:val="center"/>
          </w:tcPr>
          <w:p w14:paraId="7934B136"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757F4BA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17684D8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4FFC860" w14:textId="7C8BFBA6"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1</w:t>
            </w:r>
          </w:p>
        </w:tc>
        <w:tc>
          <w:tcPr>
            <w:tcW w:w="992" w:type="dxa"/>
            <w:vAlign w:val="center"/>
          </w:tcPr>
          <w:p w14:paraId="33A44956"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REQ-10</w:t>
            </w:r>
          </w:p>
        </w:tc>
        <w:tc>
          <w:tcPr>
            <w:tcW w:w="5246" w:type="dxa"/>
            <w:vAlign w:val="center"/>
          </w:tcPr>
          <w:p w14:paraId="409E2A4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Recover user account password via a recovery link or code sent to a registered email or phone number.</w:t>
            </w:r>
          </w:p>
        </w:tc>
        <w:tc>
          <w:tcPr>
            <w:tcW w:w="1415" w:type="dxa"/>
            <w:vAlign w:val="center"/>
          </w:tcPr>
          <w:p w14:paraId="0EC7DA6E"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2413672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3B4011C0"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EFBD3C4" w14:textId="7D400CA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1</w:t>
            </w:r>
          </w:p>
        </w:tc>
        <w:tc>
          <w:tcPr>
            <w:tcW w:w="992" w:type="dxa"/>
            <w:vAlign w:val="center"/>
          </w:tcPr>
          <w:p w14:paraId="38A57233"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REQ-11</w:t>
            </w:r>
          </w:p>
        </w:tc>
        <w:tc>
          <w:tcPr>
            <w:tcW w:w="5246" w:type="dxa"/>
            <w:vAlign w:val="center"/>
          </w:tcPr>
          <w:p w14:paraId="3E1ADB2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Allow users to optionally authenticate using different Identity and Access Management providers.</w:t>
            </w:r>
          </w:p>
        </w:tc>
        <w:tc>
          <w:tcPr>
            <w:tcW w:w="1415" w:type="dxa"/>
            <w:vAlign w:val="center"/>
          </w:tcPr>
          <w:p w14:paraId="27574695"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5A3B97EC"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04A706E8"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AF13BF6" w14:textId="23CACF2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2</w:t>
            </w:r>
          </w:p>
        </w:tc>
        <w:tc>
          <w:tcPr>
            <w:tcW w:w="992" w:type="dxa"/>
            <w:vAlign w:val="center"/>
          </w:tcPr>
          <w:p w14:paraId="26801C7F"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REQ-12</w:t>
            </w:r>
          </w:p>
        </w:tc>
        <w:tc>
          <w:tcPr>
            <w:tcW w:w="5246" w:type="dxa"/>
            <w:vAlign w:val="center"/>
          </w:tcPr>
          <w:p w14:paraId="1BD1FE3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Create a new user account.</w:t>
            </w:r>
          </w:p>
        </w:tc>
        <w:tc>
          <w:tcPr>
            <w:tcW w:w="1415" w:type="dxa"/>
            <w:vAlign w:val="center"/>
          </w:tcPr>
          <w:p w14:paraId="62135CA6"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BD63B2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3F3245CD"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FDCE9AF" w14:textId="06BF02E6"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2</w:t>
            </w:r>
          </w:p>
        </w:tc>
        <w:tc>
          <w:tcPr>
            <w:tcW w:w="992" w:type="dxa"/>
            <w:vAlign w:val="center"/>
          </w:tcPr>
          <w:p w14:paraId="771F9B18"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REQ-13</w:t>
            </w:r>
          </w:p>
        </w:tc>
        <w:tc>
          <w:tcPr>
            <w:tcW w:w="5246" w:type="dxa"/>
            <w:vAlign w:val="center"/>
          </w:tcPr>
          <w:p w14:paraId="128DE53A"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Allow users to register in multiple AMAPs under a single account.</w:t>
            </w:r>
          </w:p>
        </w:tc>
        <w:tc>
          <w:tcPr>
            <w:tcW w:w="1415" w:type="dxa"/>
            <w:vAlign w:val="center"/>
          </w:tcPr>
          <w:p w14:paraId="689F9F22"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EA8DCFA"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00B4D79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33B6F59" w14:textId="40E3B65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2</w:t>
            </w:r>
          </w:p>
        </w:tc>
        <w:tc>
          <w:tcPr>
            <w:tcW w:w="992" w:type="dxa"/>
            <w:vAlign w:val="center"/>
          </w:tcPr>
          <w:p w14:paraId="27B4693A"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REQ-14</w:t>
            </w:r>
          </w:p>
        </w:tc>
        <w:tc>
          <w:tcPr>
            <w:tcW w:w="5246" w:type="dxa"/>
            <w:vAlign w:val="center"/>
          </w:tcPr>
          <w:p w14:paraId="4F35ABA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Enable users to select and assign multiple roles within each AMAP.</w:t>
            </w:r>
          </w:p>
        </w:tc>
        <w:tc>
          <w:tcPr>
            <w:tcW w:w="1415" w:type="dxa"/>
            <w:vAlign w:val="center"/>
          </w:tcPr>
          <w:p w14:paraId="590676B0"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68041C0C"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21B8EC9A"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7193995" w14:textId="07C9906C" w:rsidR="00C10B19" w:rsidRPr="000F7210" w:rsidRDefault="00C10B19" w:rsidP="00C10B19">
            <w:pPr>
              <w:spacing w:before="80" w:after="80"/>
              <w:ind w:left="0"/>
              <w:rPr>
                <w:rFonts w:ascii="Aptos Narrow" w:hAnsi="Aptos Narrow"/>
                <w:color w:val="auto"/>
              </w:rPr>
            </w:pPr>
            <w:r w:rsidRPr="00A35043">
              <w:rPr>
                <w:rFonts w:ascii="Aptos Narrow" w:hAnsi="Aptos Narrow"/>
                <w:color w:val="auto"/>
              </w:rPr>
              <w:t>UC1</w:t>
            </w:r>
            <w:r w:rsidR="005629DB">
              <w:rPr>
                <w:rFonts w:ascii="Aptos Narrow" w:hAnsi="Aptos Narrow"/>
                <w:color w:val="auto"/>
              </w:rPr>
              <w:t>3</w:t>
            </w:r>
          </w:p>
        </w:tc>
        <w:tc>
          <w:tcPr>
            <w:tcW w:w="992" w:type="dxa"/>
            <w:vAlign w:val="center"/>
          </w:tcPr>
          <w:p w14:paraId="39D8060C"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REQ-15</w:t>
            </w:r>
          </w:p>
        </w:tc>
        <w:tc>
          <w:tcPr>
            <w:tcW w:w="5246" w:type="dxa"/>
            <w:vAlign w:val="center"/>
          </w:tcPr>
          <w:p w14:paraId="2F6CC8B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Automatically generate and send notifications to designated recipients based on valid triggers</w:t>
            </w:r>
          </w:p>
        </w:tc>
        <w:tc>
          <w:tcPr>
            <w:tcW w:w="1415" w:type="dxa"/>
            <w:vAlign w:val="center"/>
          </w:tcPr>
          <w:p w14:paraId="7B5C3E03"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1CC3E1C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424C6BDC"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A7689FC" w14:textId="1AB3029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629DB">
              <w:rPr>
                <w:rFonts w:ascii="Aptos Narrow" w:hAnsi="Aptos Narrow"/>
                <w:color w:val="auto"/>
              </w:rPr>
              <w:t>4</w:t>
            </w:r>
          </w:p>
        </w:tc>
        <w:tc>
          <w:tcPr>
            <w:tcW w:w="992" w:type="dxa"/>
            <w:vAlign w:val="center"/>
          </w:tcPr>
          <w:p w14:paraId="6040BC49"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REQ-16</w:t>
            </w:r>
          </w:p>
        </w:tc>
        <w:tc>
          <w:tcPr>
            <w:tcW w:w="5246" w:type="dxa"/>
            <w:vAlign w:val="center"/>
          </w:tcPr>
          <w:p w14:paraId="2E84284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the list of products from the AMAPs.</w:t>
            </w:r>
          </w:p>
        </w:tc>
        <w:tc>
          <w:tcPr>
            <w:tcW w:w="1415" w:type="dxa"/>
            <w:vAlign w:val="center"/>
          </w:tcPr>
          <w:p w14:paraId="1F099A30"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14h</w:t>
            </w:r>
          </w:p>
        </w:tc>
        <w:tc>
          <w:tcPr>
            <w:tcW w:w="945" w:type="dxa"/>
            <w:vAlign w:val="center"/>
          </w:tcPr>
          <w:p w14:paraId="4E6CE2F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030BC560"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F54E347" w14:textId="339287F0"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629DB">
              <w:rPr>
                <w:rFonts w:ascii="Aptos Narrow" w:hAnsi="Aptos Narrow"/>
                <w:color w:val="auto"/>
              </w:rPr>
              <w:t>4</w:t>
            </w:r>
          </w:p>
        </w:tc>
        <w:tc>
          <w:tcPr>
            <w:tcW w:w="992" w:type="dxa"/>
            <w:vAlign w:val="center"/>
          </w:tcPr>
          <w:p w14:paraId="1410AED2"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REQ-17</w:t>
            </w:r>
          </w:p>
        </w:tc>
        <w:tc>
          <w:tcPr>
            <w:tcW w:w="5246" w:type="dxa"/>
            <w:vAlign w:val="center"/>
          </w:tcPr>
          <w:p w14:paraId="5F0F5C2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about a product</w:t>
            </w:r>
          </w:p>
        </w:tc>
        <w:tc>
          <w:tcPr>
            <w:tcW w:w="1415" w:type="dxa"/>
            <w:vAlign w:val="center"/>
          </w:tcPr>
          <w:p w14:paraId="6B4ED792"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AB0FDF7"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4E623848"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0258D1B" w14:textId="3D70303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5</w:t>
            </w:r>
          </w:p>
        </w:tc>
        <w:tc>
          <w:tcPr>
            <w:tcW w:w="992" w:type="dxa"/>
            <w:vAlign w:val="center"/>
          </w:tcPr>
          <w:p w14:paraId="0834A143"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REQ-18</w:t>
            </w:r>
          </w:p>
        </w:tc>
        <w:tc>
          <w:tcPr>
            <w:tcW w:w="5246" w:type="dxa"/>
            <w:vAlign w:val="center"/>
          </w:tcPr>
          <w:p w14:paraId="661B403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the list of available AMAPs</w:t>
            </w:r>
          </w:p>
        </w:tc>
        <w:tc>
          <w:tcPr>
            <w:tcW w:w="1415" w:type="dxa"/>
            <w:vAlign w:val="center"/>
          </w:tcPr>
          <w:p w14:paraId="3E7B2C49"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65ED01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6E2A6F4"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8ACAFC7" w14:textId="7FDD29A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lastRenderedPageBreak/>
              <w:t>UC1</w:t>
            </w:r>
            <w:r w:rsidR="003F1EA3">
              <w:rPr>
                <w:rFonts w:ascii="Aptos Narrow" w:hAnsi="Aptos Narrow"/>
                <w:color w:val="auto"/>
              </w:rPr>
              <w:t>5</w:t>
            </w:r>
          </w:p>
        </w:tc>
        <w:tc>
          <w:tcPr>
            <w:tcW w:w="992" w:type="dxa"/>
            <w:vAlign w:val="center"/>
          </w:tcPr>
          <w:p w14:paraId="4B93B5C2"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REQ-19</w:t>
            </w:r>
          </w:p>
        </w:tc>
        <w:tc>
          <w:tcPr>
            <w:tcW w:w="5246" w:type="dxa"/>
            <w:vAlign w:val="center"/>
          </w:tcPr>
          <w:p w14:paraId="7CB0A1C6"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about a specific AMAP</w:t>
            </w:r>
          </w:p>
        </w:tc>
        <w:tc>
          <w:tcPr>
            <w:tcW w:w="1415" w:type="dxa"/>
            <w:vAlign w:val="center"/>
          </w:tcPr>
          <w:p w14:paraId="1F3B2204"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3A94BB4F"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673A339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93F07F3" w14:textId="7E3D5D3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6</w:t>
            </w:r>
          </w:p>
        </w:tc>
        <w:tc>
          <w:tcPr>
            <w:tcW w:w="992" w:type="dxa"/>
            <w:vAlign w:val="center"/>
          </w:tcPr>
          <w:p w14:paraId="5CBDA579"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REQ-20</w:t>
            </w:r>
          </w:p>
        </w:tc>
        <w:tc>
          <w:tcPr>
            <w:tcW w:w="5246" w:type="dxa"/>
            <w:vAlign w:val="center"/>
          </w:tcPr>
          <w:p w14:paraId="72820D5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the list of their existing product or basket subscription requests.</w:t>
            </w:r>
          </w:p>
        </w:tc>
        <w:tc>
          <w:tcPr>
            <w:tcW w:w="1415" w:type="dxa"/>
            <w:vAlign w:val="center"/>
          </w:tcPr>
          <w:p w14:paraId="0245A7A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53D9998"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0B2EF6E5"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9330269" w14:textId="79D6389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6</w:t>
            </w:r>
          </w:p>
        </w:tc>
        <w:tc>
          <w:tcPr>
            <w:tcW w:w="992" w:type="dxa"/>
            <w:vAlign w:val="center"/>
          </w:tcPr>
          <w:p w14:paraId="4901E38E"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REQ-21</w:t>
            </w:r>
          </w:p>
        </w:tc>
        <w:tc>
          <w:tcPr>
            <w:tcW w:w="5246" w:type="dxa"/>
            <w:vAlign w:val="center"/>
          </w:tcPr>
          <w:p w14:paraId="6883A7A2"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edit or delete their existing subscription requests</w:t>
            </w:r>
          </w:p>
        </w:tc>
        <w:tc>
          <w:tcPr>
            <w:tcW w:w="1415" w:type="dxa"/>
            <w:vAlign w:val="center"/>
          </w:tcPr>
          <w:p w14:paraId="1DC2E505"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58D8AB42"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B9D7E4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A1CB615" w14:textId="4ED4207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6</w:t>
            </w:r>
          </w:p>
        </w:tc>
        <w:tc>
          <w:tcPr>
            <w:tcW w:w="992" w:type="dxa"/>
            <w:vAlign w:val="center"/>
          </w:tcPr>
          <w:p w14:paraId="734D2BEB"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REQ-22</w:t>
            </w:r>
          </w:p>
        </w:tc>
        <w:tc>
          <w:tcPr>
            <w:tcW w:w="5246" w:type="dxa"/>
            <w:vAlign w:val="center"/>
          </w:tcPr>
          <w:p w14:paraId="729ADA3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subscribe to new products by accessing the "View Products" section and selecting the desired products.</w:t>
            </w:r>
          </w:p>
        </w:tc>
        <w:tc>
          <w:tcPr>
            <w:tcW w:w="1415" w:type="dxa"/>
            <w:vAlign w:val="center"/>
          </w:tcPr>
          <w:p w14:paraId="39B370B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33F8D20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23740A3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D5AFE00" w14:textId="7F54950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7</w:t>
            </w:r>
          </w:p>
        </w:tc>
        <w:tc>
          <w:tcPr>
            <w:tcW w:w="992" w:type="dxa"/>
            <w:vAlign w:val="center"/>
          </w:tcPr>
          <w:p w14:paraId="3611ADCA"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REQ-23</w:t>
            </w:r>
          </w:p>
        </w:tc>
        <w:tc>
          <w:tcPr>
            <w:tcW w:w="5246" w:type="dxa"/>
            <w:vAlign w:val="center"/>
          </w:tcPr>
          <w:p w14:paraId="5F44EB6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access a history of all past subscriptions made within the AMAP</w:t>
            </w:r>
          </w:p>
        </w:tc>
        <w:tc>
          <w:tcPr>
            <w:tcW w:w="1415" w:type="dxa"/>
            <w:vAlign w:val="center"/>
          </w:tcPr>
          <w:p w14:paraId="7207EA7E"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34BBCB5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2EB84B8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E7719A8" w14:textId="4601400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7</w:t>
            </w:r>
          </w:p>
        </w:tc>
        <w:tc>
          <w:tcPr>
            <w:tcW w:w="992" w:type="dxa"/>
            <w:vAlign w:val="center"/>
          </w:tcPr>
          <w:p w14:paraId="667BC08D"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REQ-24</w:t>
            </w:r>
          </w:p>
        </w:tc>
        <w:tc>
          <w:tcPr>
            <w:tcW w:w="5246" w:type="dxa"/>
            <w:vAlign w:val="center"/>
          </w:tcPr>
          <w:p w14:paraId="3496DBC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for each past subscription</w:t>
            </w:r>
          </w:p>
        </w:tc>
        <w:tc>
          <w:tcPr>
            <w:tcW w:w="1415" w:type="dxa"/>
            <w:vAlign w:val="center"/>
          </w:tcPr>
          <w:p w14:paraId="1A7B4DF9"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076AFEA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9F9877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FC6F107" w14:textId="3958487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8</w:t>
            </w:r>
          </w:p>
        </w:tc>
        <w:tc>
          <w:tcPr>
            <w:tcW w:w="992" w:type="dxa"/>
            <w:vAlign w:val="center"/>
          </w:tcPr>
          <w:p w14:paraId="09B718EF"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REQ-25</w:t>
            </w:r>
          </w:p>
        </w:tc>
        <w:tc>
          <w:tcPr>
            <w:tcW w:w="5246" w:type="dxa"/>
            <w:vAlign w:val="center"/>
          </w:tcPr>
          <w:p w14:paraId="50445061"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access detailed information about scheduled deliveries</w:t>
            </w:r>
          </w:p>
        </w:tc>
        <w:tc>
          <w:tcPr>
            <w:tcW w:w="1415" w:type="dxa"/>
            <w:vAlign w:val="center"/>
          </w:tcPr>
          <w:p w14:paraId="67CC84FC"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2C16990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D597512"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BF2CC8B" w14:textId="09B7278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8</w:t>
            </w:r>
          </w:p>
        </w:tc>
        <w:tc>
          <w:tcPr>
            <w:tcW w:w="992" w:type="dxa"/>
            <w:vAlign w:val="center"/>
          </w:tcPr>
          <w:p w14:paraId="1D345F4B"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REQ-26</w:t>
            </w:r>
          </w:p>
        </w:tc>
        <w:tc>
          <w:tcPr>
            <w:tcW w:w="5246" w:type="dxa"/>
            <w:vAlign w:val="center"/>
          </w:tcPr>
          <w:p w14:paraId="7D38851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about the status of each delivery</w:t>
            </w:r>
          </w:p>
        </w:tc>
        <w:tc>
          <w:tcPr>
            <w:tcW w:w="1415" w:type="dxa"/>
            <w:vAlign w:val="center"/>
          </w:tcPr>
          <w:p w14:paraId="7C5733DF"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386DF4E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464E78B2"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C42754F" w14:textId="5D3D946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8F73B1">
              <w:rPr>
                <w:rFonts w:ascii="Aptos Narrow" w:hAnsi="Aptos Narrow"/>
                <w:color w:val="auto"/>
              </w:rPr>
              <w:t>19</w:t>
            </w:r>
          </w:p>
        </w:tc>
        <w:tc>
          <w:tcPr>
            <w:tcW w:w="992" w:type="dxa"/>
            <w:vAlign w:val="center"/>
          </w:tcPr>
          <w:p w14:paraId="71E4A003"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REQ-27</w:t>
            </w:r>
          </w:p>
        </w:tc>
        <w:tc>
          <w:tcPr>
            <w:tcW w:w="5246" w:type="dxa"/>
            <w:vAlign w:val="center"/>
          </w:tcPr>
          <w:p w14:paraId="6ADB87D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has access to the history of all payments made within the system</w:t>
            </w:r>
          </w:p>
        </w:tc>
        <w:tc>
          <w:tcPr>
            <w:tcW w:w="1415" w:type="dxa"/>
            <w:vAlign w:val="center"/>
          </w:tcPr>
          <w:p w14:paraId="02F6A9DC"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14h</w:t>
            </w:r>
          </w:p>
        </w:tc>
        <w:tc>
          <w:tcPr>
            <w:tcW w:w="945" w:type="dxa"/>
            <w:vAlign w:val="center"/>
          </w:tcPr>
          <w:p w14:paraId="4BDF084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1DC3C0A8"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4CBCEA1" w14:textId="60F48A2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8F73B1">
              <w:rPr>
                <w:rFonts w:ascii="Aptos Narrow" w:hAnsi="Aptos Narrow"/>
                <w:color w:val="auto"/>
              </w:rPr>
              <w:t>19</w:t>
            </w:r>
          </w:p>
        </w:tc>
        <w:tc>
          <w:tcPr>
            <w:tcW w:w="992" w:type="dxa"/>
            <w:vAlign w:val="center"/>
          </w:tcPr>
          <w:p w14:paraId="01AADFFF"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REQ-28</w:t>
            </w:r>
          </w:p>
        </w:tc>
        <w:tc>
          <w:tcPr>
            <w:tcW w:w="5246" w:type="dxa"/>
            <w:vAlign w:val="center"/>
          </w:tcPr>
          <w:p w14:paraId="135FDC8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filter the payment</w:t>
            </w:r>
          </w:p>
        </w:tc>
        <w:tc>
          <w:tcPr>
            <w:tcW w:w="1415" w:type="dxa"/>
            <w:vAlign w:val="center"/>
          </w:tcPr>
          <w:p w14:paraId="5F9CFFCA"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50DCED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B0F9E35"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898BFF" w14:textId="017D20A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02332C">
              <w:rPr>
                <w:rFonts w:ascii="Aptos Narrow" w:hAnsi="Aptos Narrow"/>
                <w:color w:val="auto"/>
              </w:rPr>
              <w:t>0</w:t>
            </w:r>
          </w:p>
        </w:tc>
        <w:tc>
          <w:tcPr>
            <w:tcW w:w="992" w:type="dxa"/>
            <w:vAlign w:val="center"/>
          </w:tcPr>
          <w:p w14:paraId="3431D2C9" w14:textId="77A4102D"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670790">
              <w:rPr>
                <w:rFonts w:ascii="Aptos Narrow" w:hAnsi="Aptos Narrow"/>
                <w:color w:val="auto"/>
              </w:rPr>
              <w:t>29</w:t>
            </w:r>
          </w:p>
        </w:tc>
        <w:tc>
          <w:tcPr>
            <w:tcW w:w="5246" w:type="dxa"/>
            <w:vAlign w:val="center"/>
          </w:tcPr>
          <w:p w14:paraId="767026F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visualize a list of consumer subscriptions</w:t>
            </w:r>
          </w:p>
        </w:tc>
        <w:tc>
          <w:tcPr>
            <w:tcW w:w="1415" w:type="dxa"/>
            <w:vAlign w:val="center"/>
          </w:tcPr>
          <w:p w14:paraId="479473B4"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15h</w:t>
            </w:r>
          </w:p>
        </w:tc>
        <w:tc>
          <w:tcPr>
            <w:tcW w:w="945" w:type="dxa"/>
            <w:vAlign w:val="center"/>
          </w:tcPr>
          <w:p w14:paraId="2527986F"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C70AA7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7AE2DCE" w14:textId="11014BA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02332C">
              <w:rPr>
                <w:rFonts w:ascii="Aptos Narrow" w:hAnsi="Aptos Narrow"/>
                <w:color w:val="auto"/>
              </w:rPr>
              <w:t>0</w:t>
            </w:r>
          </w:p>
        </w:tc>
        <w:tc>
          <w:tcPr>
            <w:tcW w:w="992" w:type="dxa"/>
            <w:vAlign w:val="center"/>
          </w:tcPr>
          <w:p w14:paraId="13EAD1F7" w14:textId="17A33BFD"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670790">
              <w:rPr>
                <w:rFonts w:ascii="Aptos Narrow" w:hAnsi="Aptos Narrow"/>
                <w:color w:val="auto"/>
              </w:rPr>
              <w:t>30</w:t>
            </w:r>
          </w:p>
        </w:tc>
        <w:tc>
          <w:tcPr>
            <w:tcW w:w="5246" w:type="dxa"/>
            <w:vAlign w:val="center"/>
          </w:tcPr>
          <w:p w14:paraId="3285A4E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manually verify and mark the payment status for each subscription.</w:t>
            </w:r>
          </w:p>
        </w:tc>
        <w:tc>
          <w:tcPr>
            <w:tcW w:w="1415" w:type="dxa"/>
            <w:vAlign w:val="center"/>
          </w:tcPr>
          <w:p w14:paraId="4C1335C3"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802548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BEC7B1C"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4BD2D62" w14:textId="2D20835D"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472A0C">
              <w:rPr>
                <w:rFonts w:ascii="Aptos Narrow" w:hAnsi="Aptos Narrow"/>
                <w:color w:val="auto"/>
              </w:rPr>
              <w:t>0</w:t>
            </w:r>
          </w:p>
        </w:tc>
        <w:tc>
          <w:tcPr>
            <w:tcW w:w="992" w:type="dxa"/>
            <w:vAlign w:val="center"/>
          </w:tcPr>
          <w:p w14:paraId="644A403A" w14:textId="17373B9F"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1</w:t>
            </w:r>
          </w:p>
        </w:tc>
        <w:tc>
          <w:tcPr>
            <w:tcW w:w="5246" w:type="dxa"/>
            <w:vAlign w:val="center"/>
          </w:tcPr>
          <w:p w14:paraId="0F8EE2E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should mark subscriptions as "confirmed for production," indicating they will be included in the upcoming production cycle.</w:t>
            </w:r>
          </w:p>
        </w:tc>
        <w:tc>
          <w:tcPr>
            <w:tcW w:w="1415" w:type="dxa"/>
            <w:vAlign w:val="center"/>
          </w:tcPr>
          <w:p w14:paraId="77A2F4EE"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419B3FD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4E918BC"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11D6123" w14:textId="1A69867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472A0C">
              <w:rPr>
                <w:rFonts w:ascii="Aptos Narrow" w:hAnsi="Aptos Narrow"/>
                <w:color w:val="auto"/>
              </w:rPr>
              <w:t>0</w:t>
            </w:r>
          </w:p>
        </w:tc>
        <w:tc>
          <w:tcPr>
            <w:tcW w:w="992" w:type="dxa"/>
            <w:vAlign w:val="center"/>
          </w:tcPr>
          <w:p w14:paraId="2308F6AA" w14:textId="6B343E1A"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2</w:t>
            </w:r>
          </w:p>
        </w:tc>
        <w:tc>
          <w:tcPr>
            <w:tcW w:w="5246" w:type="dxa"/>
            <w:vAlign w:val="center"/>
          </w:tcPr>
          <w:p w14:paraId="29EBAAA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review past consumer demand patterns, facilitating better planning and production adjustments.</w:t>
            </w:r>
          </w:p>
        </w:tc>
        <w:tc>
          <w:tcPr>
            <w:tcW w:w="1415" w:type="dxa"/>
            <w:vAlign w:val="center"/>
          </w:tcPr>
          <w:p w14:paraId="50FDB84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30937B2C"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6209C2B"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E514940" w14:textId="2A093E4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BC3D55">
              <w:rPr>
                <w:rFonts w:ascii="Aptos Narrow" w:hAnsi="Aptos Narrow"/>
                <w:color w:val="auto"/>
              </w:rPr>
              <w:t>1</w:t>
            </w:r>
          </w:p>
        </w:tc>
        <w:tc>
          <w:tcPr>
            <w:tcW w:w="992" w:type="dxa"/>
            <w:vAlign w:val="center"/>
          </w:tcPr>
          <w:p w14:paraId="04D36D5B" w14:textId="71BB54EE"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3</w:t>
            </w:r>
          </w:p>
        </w:tc>
        <w:tc>
          <w:tcPr>
            <w:tcW w:w="5246" w:type="dxa"/>
            <w:vAlign w:val="center"/>
          </w:tcPr>
          <w:p w14:paraId="3E16E1D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access production and sales reports organized by production cycles for a comprehensive view of each period’s performance</w:t>
            </w:r>
          </w:p>
        </w:tc>
        <w:tc>
          <w:tcPr>
            <w:tcW w:w="1415" w:type="dxa"/>
            <w:vAlign w:val="center"/>
          </w:tcPr>
          <w:p w14:paraId="0EE2241C"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490127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6E0E8312"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AE19149" w14:textId="1F347EE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3</w:t>
            </w:r>
          </w:p>
        </w:tc>
        <w:tc>
          <w:tcPr>
            <w:tcW w:w="992" w:type="dxa"/>
            <w:vAlign w:val="center"/>
          </w:tcPr>
          <w:p w14:paraId="07847EF6" w14:textId="76AB09A6"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4</w:t>
            </w:r>
          </w:p>
        </w:tc>
        <w:tc>
          <w:tcPr>
            <w:tcW w:w="5246" w:type="dxa"/>
            <w:vAlign w:val="center"/>
          </w:tcPr>
          <w:p w14:paraId="0107605D"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request membership in a new AMAP or unsubscribe from an AMAP they are currently associated with.</w:t>
            </w:r>
          </w:p>
        </w:tc>
        <w:tc>
          <w:tcPr>
            <w:tcW w:w="1415" w:type="dxa"/>
            <w:vAlign w:val="center"/>
          </w:tcPr>
          <w:p w14:paraId="13087DB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7CBBC9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47FF544B"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0770DEE" w14:textId="320E247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4</w:t>
            </w:r>
          </w:p>
        </w:tc>
        <w:tc>
          <w:tcPr>
            <w:tcW w:w="992" w:type="dxa"/>
            <w:vAlign w:val="center"/>
          </w:tcPr>
          <w:p w14:paraId="1DB31A65" w14:textId="71441EF2"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8B734C">
              <w:rPr>
                <w:rFonts w:ascii="Aptos Narrow" w:hAnsi="Aptos Narrow"/>
                <w:color w:val="auto"/>
              </w:rPr>
              <w:t>5</w:t>
            </w:r>
          </w:p>
        </w:tc>
        <w:tc>
          <w:tcPr>
            <w:tcW w:w="5246" w:type="dxa"/>
            <w:vAlign w:val="center"/>
          </w:tcPr>
          <w:p w14:paraId="7B0862C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 xml:space="preserve">The actor </w:t>
            </w:r>
            <w:proofErr w:type="gramStart"/>
            <w:r w:rsidRPr="00A35043">
              <w:rPr>
                <w:rFonts w:ascii="Aptos Narrow" w:hAnsi="Aptos Narrow"/>
                <w:color w:val="auto"/>
                <w:lang w:val="en-GB"/>
              </w:rPr>
              <w:t>is able to</w:t>
            </w:r>
            <w:proofErr w:type="gramEnd"/>
            <w:r w:rsidRPr="00A35043">
              <w:rPr>
                <w:rFonts w:ascii="Aptos Narrow" w:hAnsi="Aptos Narrow"/>
                <w:color w:val="auto"/>
                <w:lang w:val="en-GB"/>
              </w:rPr>
              <w:t xml:space="preserve"> access the list of all active producers and their details</w:t>
            </w:r>
          </w:p>
        </w:tc>
        <w:tc>
          <w:tcPr>
            <w:tcW w:w="1415" w:type="dxa"/>
            <w:vAlign w:val="center"/>
          </w:tcPr>
          <w:p w14:paraId="0BC1DD63"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756CCE6"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DF8535D"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DC6F5B2" w14:textId="45384A6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4</w:t>
            </w:r>
          </w:p>
        </w:tc>
        <w:tc>
          <w:tcPr>
            <w:tcW w:w="992" w:type="dxa"/>
            <w:vAlign w:val="center"/>
          </w:tcPr>
          <w:p w14:paraId="3A5B70CE" w14:textId="4B5842F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4B5538">
              <w:rPr>
                <w:rFonts w:ascii="Aptos Narrow" w:hAnsi="Aptos Narrow"/>
                <w:color w:val="auto"/>
              </w:rPr>
              <w:t>6</w:t>
            </w:r>
          </w:p>
        </w:tc>
        <w:tc>
          <w:tcPr>
            <w:tcW w:w="5246" w:type="dxa"/>
            <w:vAlign w:val="center"/>
          </w:tcPr>
          <w:p w14:paraId="610352A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Actors can explore collaboration opportunities</w:t>
            </w:r>
          </w:p>
        </w:tc>
        <w:tc>
          <w:tcPr>
            <w:tcW w:w="1415" w:type="dxa"/>
            <w:vAlign w:val="center"/>
          </w:tcPr>
          <w:p w14:paraId="57866C8A"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5AFED9D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1522CB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43D07C4" w14:textId="55C813B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2</w:t>
            </w:r>
          </w:p>
        </w:tc>
        <w:tc>
          <w:tcPr>
            <w:tcW w:w="992" w:type="dxa"/>
            <w:vAlign w:val="center"/>
          </w:tcPr>
          <w:p w14:paraId="1B8812C0" w14:textId="3D0CEE53"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4B5538">
              <w:rPr>
                <w:rFonts w:ascii="Aptos Narrow" w:hAnsi="Aptos Narrow"/>
                <w:color w:val="auto"/>
              </w:rPr>
              <w:t>7</w:t>
            </w:r>
          </w:p>
        </w:tc>
        <w:tc>
          <w:tcPr>
            <w:tcW w:w="5246" w:type="dxa"/>
            <w:vAlign w:val="center"/>
          </w:tcPr>
          <w:p w14:paraId="4E44039A"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view, add, edit, and deactivate products</w:t>
            </w:r>
          </w:p>
        </w:tc>
        <w:tc>
          <w:tcPr>
            <w:tcW w:w="1415" w:type="dxa"/>
            <w:vAlign w:val="center"/>
          </w:tcPr>
          <w:p w14:paraId="224AF91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18h</w:t>
            </w:r>
          </w:p>
        </w:tc>
        <w:tc>
          <w:tcPr>
            <w:tcW w:w="945" w:type="dxa"/>
            <w:vAlign w:val="center"/>
          </w:tcPr>
          <w:p w14:paraId="3142F8D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6D3A693"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0B533FF" w14:textId="11DA126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2</w:t>
            </w:r>
          </w:p>
        </w:tc>
        <w:tc>
          <w:tcPr>
            <w:tcW w:w="992" w:type="dxa"/>
            <w:vAlign w:val="center"/>
          </w:tcPr>
          <w:p w14:paraId="1A1CD83C" w14:textId="397671C6"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4B5538">
              <w:rPr>
                <w:rFonts w:ascii="Aptos Narrow" w:hAnsi="Aptos Narrow"/>
                <w:color w:val="auto"/>
              </w:rPr>
              <w:t>38</w:t>
            </w:r>
          </w:p>
        </w:tc>
        <w:tc>
          <w:tcPr>
            <w:tcW w:w="5246" w:type="dxa"/>
            <w:vAlign w:val="center"/>
          </w:tcPr>
          <w:p w14:paraId="5FA039C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upload important documents, such as organic certification or other credentials</w:t>
            </w:r>
          </w:p>
        </w:tc>
        <w:tc>
          <w:tcPr>
            <w:tcW w:w="1415" w:type="dxa"/>
            <w:vAlign w:val="center"/>
          </w:tcPr>
          <w:p w14:paraId="20D497A7"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16CAA2C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1FDA9BD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D4D8B9F" w14:textId="2DD1698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2</w:t>
            </w:r>
          </w:p>
        </w:tc>
        <w:tc>
          <w:tcPr>
            <w:tcW w:w="992" w:type="dxa"/>
            <w:vAlign w:val="center"/>
          </w:tcPr>
          <w:p w14:paraId="0E67124E" w14:textId="724BF42B"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4B5538">
              <w:rPr>
                <w:rFonts w:ascii="Aptos Narrow" w:hAnsi="Aptos Narrow"/>
                <w:color w:val="auto"/>
              </w:rPr>
              <w:t>39</w:t>
            </w:r>
          </w:p>
        </w:tc>
        <w:tc>
          <w:tcPr>
            <w:tcW w:w="5246" w:type="dxa"/>
            <w:vAlign w:val="center"/>
          </w:tcPr>
          <w:p w14:paraId="2335F1EF"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specify or modify payment preferences, including details for receiving payments</w:t>
            </w:r>
          </w:p>
        </w:tc>
        <w:tc>
          <w:tcPr>
            <w:tcW w:w="1415" w:type="dxa"/>
            <w:vAlign w:val="center"/>
          </w:tcPr>
          <w:p w14:paraId="678F2F1F"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7B0F952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4536244B"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E9510EA" w14:textId="11F6EB9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UC02</w:t>
            </w:r>
          </w:p>
        </w:tc>
        <w:tc>
          <w:tcPr>
            <w:tcW w:w="992" w:type="dxa"/>
            <w:vAlign w:val="center"/>
          </w:tcPr>
          <w:p w14:paraId="12491E4C" w14:textId="397B2045"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0</w:t>
            </w:r>
          </w:p>
        </w:tc>
        <w:tc>
          <w:tcPr>
            <w:tcW w:w="5246" w:type="dxa"/>
            <w:vAlign w:val="center"/>
          </w:tcPr>
          <w:p w14:paraId="1A1BF3F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Add a new role to a user.</w:t>
            </w:r>
          </w:p>
        </w:tc>
        <w:tc>
          <w:tcPr>
            <w:tcW w:w="1415" w:type="dxa"/>
            <w:vAlign w:val="center"/>
          </w:tcPr>
          <w:p w14:paraId="3D6A5671"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33830A7D"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0BC0867F"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76A25B6" w14:textId="48B94D1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lastRenderedPageBreak/>
              <w:t>UC02</w:t>
            </w:r>
          </w:p>
        </w:tc>
        <w:tc>
          <w:tcPr>
            <w:tcW w:w="992" w:type="dxa"/>
            <w:vAlign w:val="center"/>
          </w:tcPr>
          <w:p w14:paraId="315987CA" w14:textId="4A19BC32"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1</w:t>
            </w:r>
          </w:p>
        </w:tc>
        <w:tc>
          <w:tcPr>
            <w:tcW w:w="5246" w:type="dxa"/>
            <w:vAlign w:val="center"/>
          </w:tcPr>
          <w:p w14:paraId="52BB0C8D"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 xml:space="preserve">Remove a role </w:t>
            </w:r>
            <w:proofErr w:type="spellStart"/>
            <w:r w:rsidRPr="00A35043">
              <w:rPr>
                <w:rFonts w:ascii="Aptos Narrow" w:hAnsi="Aptos Narrow"/>
                <w:color w:val="auto"/>
              </w:rPr>
              <w:t>from</w:t>
            </w:r>
            <w:proofErr w:type="spellEnd"/>
            <w:r w:rsidRPr="00A35043">
              <w:rPr>
                <w:rFonts w:ascii="Aptos Narrow" w:hAnsi="Aptos Narrow"/>
                <w:color w:val="auto"/>
              </w:rPr>
              <w:t xml:space="preserve"> a </w:t>
            </w:r>
            <w:proofErr w:type="spellStart"/>
            <w:r w:rsidRPr="00A35043">
              <w:rPr>
                <w:rFonts w:ascii="Aptos Narrow" w:hAnsi="Aptos Narrow"/>
                <w:color w:val="auto"/>
              </w:rPr>
              <w:t>user</w:t>
            </w:r>
            <w:proofErr w:type="spellEnd"/>
            <w:r w:rsidRPr="00A35043">
              <w:rPr>
                <w:rFonts w:ascii="Aptos Narrow" w:hAnsi="Aptos Narrow"/>
                <w:color w:val="auto"/>
              </w:rPr>
              <w:t>.</w:t>
            </w:r>
          </w:p>
        </w:tc>
        <w:tc>
          <w:tcPr>
            <w:tcW w:w="1415" w:type="dxa"/>
            <w:vAlign w:val="center"/>
          </w:tcPr>
          <w:p w14:paraId="6CDD5197"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018FFBE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23ED9D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883820C" w14:textId="07CF0C2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UC02</w:t>
            </w:r>
          </w:p>
        </w:tc>
        <w:tc>
          <w:tcPr>
            <w:tcW w:w="992" w:type="dxa"/>
            <w:vAlign w:val="center"/>
          </w:tcPr>
          <w:p w14:paraId="0378DE38" w14:textId="6B2DAD41"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2</w:t>
            </w:r>
          </w:p>
        </w:tc>
        <w:tc>
          <w:tcPr>
            <w:tcW w:w="5246" w:type="dxa"/>
            <w:vAlign w:val="center"/>
          </w:tcPr>
          <w:p w14:paraId="4EF1C71C"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Answer to user requests to join AMAP as a Producer or Co-Producer.</w:t>
            </w:r>
          </w:p>
        </w:tc>
        <w:tc>
          <w:tcPr>
            <w:tcW w:w="1415" w:type="dxa"/>
            <w:vAlign w:val="center"/>
          </w:tcPr>
          <w:p w14:paraId="2C7062E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6E8FEB3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68D9BF2A"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F27A530" w14:textId="2D12E34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UC02</w:t>
            </w:r>
          </w:p>
        </w:tc>
        <w:tc>
          <w:tcPr>
            <w:tcW w:w="992" w:type="dxa"/>
            <w:vAlign w:val="center"/>
          </w:tcPr>
          <w:p w14:paraId="62D350D1" w14:textId="41BFC7F4"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3</w:t>
            </w:r>
          </w:p>
        </w:tc>
        <w:tc>
          <w:tcPr>
            <w:tcW w:w="5246" w:type="dxa"/>
            <w:vAlign w:val="center"/>
          </w:tcPr>
          <w:p w14:paraId="5FD044E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Notify</w:t>
            </w:r>
            <w:proofErr w:type="spellEnd"/>
            <w:r w:rsidRPr="00A35043">
              <w:rPr>
                <w:rFonts w:ascii="Aptos Narrow" w:hAnsi="Aptos Narrow"/>
                <w:color w:val="auto"/>
              </w:rPr>
              <w:t xml:space="preserve"> </w:t>
            </w:r>
            <w:proofErr w:type="spellStart"/>
            <w:r w:rsidRPr="00A35043">
              <w:rPr>
                <w:rFonts w:ascii="Aptos Narrow" w:hAnsi="Aptos Narrow"/>
                <w:color w:val="auto"/>
              </w:rPr>
              <w:t>users</w:t>
            </w:r>
            <w:proofErr w:type="spellEnd"/>
            <w:r w:rsidRPr="00A35043">
              <w:rPr>
                <w:rFonts w:ascii="Aptos Narrow" w:hAnsi="Aptos Narrow"/>
                <w:color w:val="auto"/>
              </w:rPr>
              <w:t xml:space="preserve"> </w:t>
            </w:r>
            <w:proofErr w:type="spellStart"/>
            <w:r w:rsidRPr="00A35043">
              <w:rPr>
                <w:rFonts w:ascii="Aptos Narrow" w:hAnsi="Aptos Narrow"/>
                <w:color w:val="auto"/>
              </w:rPr>
              <w:t>of</w:t>
            </w:r>
            <w:proofErr w:type="spellEnd"/>
            <w:r w:rsidRPr="00A35043">
              <w:rPr>
                <w:rFonts w:ascii="Aptos Narrow" w:hAnsi="Aptos Narrow"/>
                <w:color w:val="auto"/>
              </w:rPr>
              <w:t xml:space="preserve"> </w:t>
            </w:r>
            <w:proofErr w:type="spellStart"/>
            <w:r w:rsidRPr="00A35043">
              <w:rPr>
                <w:rFonts w:ascii="Aptos Narrow" w:hAnsi="Aptos Narrow"/>
                <w:color w:val="auto"/>
              </w:rPr>
              <w:t>decisions</w:t>
            </w:r>
            <w:proofErr w:type="spellEnd"/>
            <w:r w:rsidRPr="00A35043">
              <w:rPr>
                <w:rFonts w:ascii="Aptos Narrow" w:hAnsi="Aptos Narrow"/>
                <w:color w:val="auto"/>
              </w:rPr>
              <w:t>.</w:t>
            </w:r>
          </w:p>
        </w:tc>
        <w:tc>
          <w:tcPr>
            <w:tcW w:w="1415" w:type="dxa"/>
            <w:vAlign w:val="center"/>
          </w:tcPr>
          <w:p w14:paraId="53F0501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6h</w:t>
            </w:r>
          </w:p>
        </w:tc>
        <w:tc>
          <w:tcPr>
            <w:tcW w:w="945" w:type="dxa"/>
            <w:vAlign w:val="center"/>
          </w:tcPr>
          <w:p w14:paraId="453DA46D"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501214AE"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6A9E3E4" w14:textId="02D22DA0"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w:t>
            </w:r>
            <w:r w:rsidR="00787575">
              <w:rPr>
                <w:rFonts w:ascii="Aptos Narrow" w:hAnsi="Aptos Narrow"/>
                <w:color w:val="auto"/>
              </w:rPr>
              <w:t>3</w:t>
            </w:r>
          </w:p>
        </w:tc>
        <w:tc>
          <w:tcPr>
            <w:tcW w:w="992" w:type="dxa"/>
            <w:vAlign w:val="center"/>
          </w:tcPr>
          <w:p w14:paraId="31261A64" w14:textId="7D4BC30C"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4</w:t>
            </w:r>
          </w:p>
        </w:tc>
        <w:tc>
          <w:tcPr>
            <w:tcW w:w="5246" w:type="dxa"/>
            <w:vAlign w:val="center"/>
          </w:tcPr>
          <w:p w14:paraId="1DCF339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Add a new subscription period.</w:t>
            </w:r>
          </w:p>
        </w:tc>
        <w:tc>
          <w:tcPr>
            <w:tcW w:w="1415" w:type="dxa"/>
            <w:vAlign w:val="center"/>
          </w:tcPr>
          <w:p w14:paraId="30F9EEDC"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7F4D35B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5F967595"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B5E7288" w14:textId="607C9B6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w:t>
            </w:r>
            <w:r w:rsidR="00787575">
              <w:rPr>
                <w:rFonts w:ascii="Aptos Narrow" w:hAnsi="Aptos Narrow"/>
                <w:color w:val="auto"/>
              </w:rPr>
              <w:t>3</w:t>
            </w:r>
          </w:p>
        </w:tc>
        <w:tc>
          <w:tcPr>
            <w:tcW w:w="992" w:type="dxa"/>
            <w:vAlign w:val="center"/>
          </w:tcPr>
          <w:p w14:paraId="61A45969" w14:textId="09A482FE"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5</w:t>
            </w:r>
          </w:p>
        </w:tc>
        <w:tc>
          <w:tcPr>
            <w:tcW w:w="5246" w:type="dxa"/>
            <w:vAlign w:val="center"/>
          </w:tcPr>
          <w:p w14:paraId="790703D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Update a role from a user.</w:t>
            </w:r>
          </w:p>
        </w:tc>
        <w:tc>
          <w:tcPr>
            <w:tcW w:w="1415" w:type="dxa"/>
            <w:vAlign w:val="center"/>
          </w:tcPr>
          <w:p w14:paraId="1D2BEC4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39146C9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B053967"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A2B2CF8" w14:textId="510ED8A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UC04</w:t>
            </w:r>
          </w:p>
        </w:tc>
        <w:tc>
          <w:tcPr>
            <w:tcW w:w="992" w:type="dxa"/>
            <w:vAlign w:val="center"/>
          </w:tcPr>
          <w:p w14:paraId="1BD3F5A6" w14:textId="0B908AD4"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6</w:t>
            </w:r>
          </w:p>
        </w:tc>
        <w:tc>
          <w:tcPr>
            <w:tcW w:w="5246" w:type="dxa"/>
            <w:vAlign w:val="center"/>
          </w:tcPr>
          <w:p w14:paraId="2D839CE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proofErr w:type="spellStart"/>
            <w:r w:rsidRPr="00A35043">
              <w:rPr>
                <w:rFonts w:ascii="Aptos Narrow" w:hAnsi="Aptos Narrow"/>
                <w:color w:val="auto"/>
              </w:rPr>
              <w:t>Update</w:t>
            </w:r>
            <w:proofErr w:type="spellEnd"/>
            <w:r w:rsidRPr="00A35043">
              <w:rPr>
                <w:rFonts w:ascii="Aptos Narrow" w:hAnsi="Aptos Narrow"/>
                <w:color w:val="auto"/>
              </w:rPr>
              <w:t xml:space="preserve"> </w:t>
            </w:r>
            <w:proofErr w:type="spellStart"/>
            <w:r w:rsidRPr="00A35043">
              <w:rPr>
                <w:rFonts w:ascii="Aptos Narrow" w:hAnsi="Aptos Narrow"/>
                <w:color w:val="auto"/>
              </w:rPr>
              <w:t>the</w:t>
            </w:r>
            <w:proofErr w:type="spellEnd"/>
            <w:r w:rsidRPr="00A35043">
              <w:rPr>
                <w:rFonts w:ascii="Aptos Narrow" w:hAnsi="Aptos Narrow"/>
                <w:color w:val="auto"/>
              </w:rPr>
              <w:t xml:space="preserve"> </w:t>
            </w:r>
            <w:proofErr w:type="spellStart"/>
            <w:r w:rsidRPr="00A35043">
              <w:rPr>
                <w:rFonts w:ascii="Aptos Narrow" w:hAnsi="Aptos Narrow"/>
                <w:color w:val="auto"/>
              </w:rPr>
              <w:t>delivery</w:t>
            </w:r>
            <w:proofErr w:type="spellEnd"/>
            <w:r w:rsidRPr="00A35043">
              <w:rPr>
                <w:rFonts w:ascii="Aptos Narrow" w:hAnsi="Aptos Narrow"/>
                <w:color w:val="auto"/>
              </w:rPr>
              <w:t xml:space="preserve"> </w:t>
            </w:r>
            <w:proofErr w:type="spellStart"/>
            <w:r w:rsidRPr="00A35043">
              <w:rPr>
                <w:rFonts w:ascii="Aptos Narrow" w:hAnsi="Aptos Narrow"/>
                <w:color w:val="auto"/>
              </w:rPr>
              <w:t>settings</w:t>
            </w:r>
            <w:proofErr w:type="spellEnd"/>
            <w:r w:rsidRPr="00A35043">
              <w:rPr>
                <w:rFonts w:ascii="Aptos Narrow" w:hAnsi="Aptos Narrow"/>
                <w:color w:val="auto"/>
              </w:rPr>
              <w:t>.</w:t>
            </w:r>
          </w:p>
        </w:tc>
        <w:tc>
          <w:tcPr>
            <w:tcW w:w="1415" w:type="dxa"/>
            <w:vAlign w:val="center"/>
          </w:tcPr>
          <w:p w14:paraId="2D26005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5E8B21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31A7D50C"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A46621B" w14:textId="4199F45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UC05</w:t>
            </w:r>
          </w:p>
        </w:tc>
        <w:tc>
          <w:tcPr>
            <w:tcW w:w="992" w:type="dxa"/>
            <w:vAlign w:val="center"/>
          </w:tcPr>
          <w:p w14:paraId="1483CC22" w14:textId="66E20C50"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7</w:t>
            </w:r>
          </w:p>
        </w:tc>
        <w:tc>
          <w:tcPr>
            <w:tcW w:w="5246" w:type="dxa"/>
            <w:vAlign w:val="center"/>
          </w:tcPr>
          <w:p w14:paraId="1F3B005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View current filters and role configurations.</w:t>
            </w:r>
          </w:p>
        </w:tc>
        <w:tc>
          <w:tcPr>
            <w:tcW w:w="1415" w:type="dxa"/>
            <w:vAlign w:val="center"/>
          </w:tcPr>
          <w:p w14:paraId="35887766"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4F59589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3E6596A7"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77A16D" w14:textId="4A3F11C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UC05</w:t>
            </w:r>
          </w:p>
        </w:tc>
        <w:tc>
          <w:tcPr>
            <w:tcW w:w="992" w:type="dxa"/>
            <w:vAlign w:val="center"/>
          </w:tcPr>
          <w:p w14:paraId="69DBBAAD" w14:textId="602B7AD1"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A97BF7">
              <w:rPr>
                <w:rFonts w:ascii="Aptos Narrow" w:hAnsi="Aptos Narrow"/>
                <w:color w:val="auto"/>
              </w:rPr>
              <w:t>48</w:t>
            </w:r>
          </w:p>
        </w:tc>
        <w:tc>
          <w:tcPr>
            <w:tcW w:w="5246" w:type="dxa"/>
            <w:vAlign w:val="center"/>
          </w:tcPr>
          <w:p w14:paraId="2D955E7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Modify filter criteria and role permissions.</w:t>
            </w:r>
          </w:p>
        </w:tc>
        <w:tc>
          <w:tcPr>
            <w:tcW w:w="1415" w:type="dxa"/>
            <w:vAlign w:val="center"/>
          </w:tcPr>
          <w:p w14:paraId="56557FA6"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90EF8A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00349D8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EA69A01" w14:textId="2E40285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UC07</w:t>
            </w:r>
          </w:p>
        </w:tc>
        <w:tc>
          <w:tcPr>
            <w:tcW w:w="992" w:type="dxa"/>
            <w:vAlign w:val="center"/>
          </w:tcPr>
          <w:p w14:paraId="6471F25B" w14:textId="2A18E3BC"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49</w:t>
            </w:r>
          </w:p>
        </w:tc>
        <w:tc>
          <w:tcPr>
            <w:tcW w:w="5246" w:type="dxa"/>
            <w:vAlign w:val="center"/>
          </w:tcPr>
          <w:p w14:paraId="026B8792"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Display all active and completed subscription orders.</w:t>
            </w:r>
          </w:p>
        </w:tc>
        <w:tc>
          <w:tcPr>
            <w:tcW w:w="1415" w:type="dxa"/>
            <w:vAlign w:val="center"/>
          </w:tcPr>
          <w:p w14:paraId="723C9ED6"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1AA67DC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18CD48D0"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12A3245" w14:textId="6E57C028"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UC07</w:t>
            </w:r>
          </w:p>
        </w:tc>
        <w:tc>
          <w:tcPr>
            <w:tcW w:w="992" w:type="dxa"/>
            <w:vAlign w:val="center"/>
          </w:tcPr>
          <w:p w14:paraId="5D4A0F93" w14:textId="621D9302"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50</w:t>
            </w:r>
          </w:p>
        </w:tc>
        <w:tc>
          <w:tcPr>
            <w:tcW w:w="5246" w:type="dxa"/>
            <w:vAlign w:val="center"/>
          </w:tcPr>
          <w:p w14:paraId="7D4474C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Provide detailed information for each subscription order.</w:t>
            </w:r>
          </w:p>
        </w:tc>
        <w:tc>
          <w:tcPr>
            <w:tcW w:w="1415" w:type="dxa"/>
            <w:vAlign w:val="center"/>
          </w:tcPr>
          <w:p w14:paraId="46402811"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264DFC1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504AED47"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F2D3521" w14:textId="3773ADB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UC07</w:t>
            </w:r>
          </w:p>
        </w:tc>
        <w:tc>
          <w:tcPr>
            <w:tcW w:w="992" w:type="dxa"/>
            <w:vAlign w:val="center"/>
          </w:tcPr>
          <w:p w14:paraId="40FCE7CC" w14:textId="70522E11"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REQ-5</w:t>
            </w:r>
            <w:r w:rsidR="005F1D02">
              <w:rPr>
                <w:rFonts w:ascii="Aptos Narrow" w:hAnsi="Aptos Narrow"/>
                <w:color w:val="000000"/>
              </w:rPr>
              <w:t>1</w:t>
            </w:r>
          </w:p>
        </w:tc>
        <w:tc>
          <w:tcPr>
            <w:tcW w:w="5246" w:type="dxa"/>
            <w:vAlign w:val="center"/>
          </w:tcPr>
          <w:p w14:paraId="41556556"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Allow filtering and sorting of subscription orders by date, status, or consumer.</w:t>
            </w:r>
          </w:p>
        </w:tc>
        <w:tc>
          <w:tcPr>
            <w:tcW w:w="1415" w:type="dxa"/>
            <w:vAlign w:val="center"/>
          </w:tcPr>
          <w:p w14:paraId="041D611F"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12h</w:t>
            </w:r>
          </w:p>
        </w:tc>
        <w:tc>
          <w:tcPr>
            <w:tcW w:w="945" w:type="dxa"/>
            <w:vAlign w:val="center"/>
          </w:tcPr>
          <w:p w14:paraId="7623A3AC"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32F46C9C"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0D7E0D4" w14:textId="6BDC815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1E141602" w14:textId="6B05AC01"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REQ-5</w:t>
            </w:r>
            <w:r w:rsidR="005F1D02">
              <w:rPr>
                <w:rFonts w:ascii="Aptos Narrow" w:hAnsi="Aptos Narrow"/>
                <w:color w:val="000000"/>
              </w:rPr>
              <w:t>2</w:t>
            </w:r>
          </w:p>
        </w:tc>
        <w:tc>
          <w:tcPr>
            <w:tcW w:w="5246" w:type="dxa"/>
            <w:vAlign w:val="center"/>
          </w:tcPr>
          <w:p w14:paraId="039D13A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Provide detailed information for each subscription order.</w:t>
            </w:r>
          </w:p>
        </w:tc>
        <w:tc>
          <w:tcPr>
            <w:tcW w:w="1415" w:type="dxa"/>
            <w:vAlign w:val="center"/>
          </w:tcPr>
          <w:p w14:paraId="3C06FD93"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733AD46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704C49D8"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C860356" w14:textId="055A354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5DFDFA21" w14:textId="69E9F54A"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REQ-5</w:t>
            </w:r>
            <w:r w:rsidR="005F1D02">
              <w:rPr>
                <w:rFonts w:ascii="Aptos Narrow" w:hAnsi="Aptos Narrow"/>
                <w:color w:val="000000"/>
              </w:rPr>
              <w:t>3</w:t>
            </w:r>
          </w:p>
        </w:tc>
        <w:tc>
          <w:tcPr>
            <w:tcW w:w="5246" w:type="dxa"/>
            <w:vAlign w:val="center"/>
          </w:tcPr>
          <w:p w14:paraId="73719B47"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Generate reports based on subscription order data.</w:t>
            </w:r>
          </w:p>
        </w:tc>
        <w:tc>
          <w:tcPr>
            <w:tcW w:w="1415" w:type="dxa"/>
            <w:vAlign w:val="center"/>
          </w:tcPr>
          <w:p w14:paraId="685EE415"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12h</w:t>
            </w:r>
          </w:p>
        </w:tc>
        <w:tc>
          <w:tcPr>
            <w:tcW w:w="945" w:type="dxa"/>
            <w:vAlign w:val="center"/>
          </w:tcPr>
          <w:p w14:paraId="1B60EC0C"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20D9F46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7B38A5E" w14:textId="70BBB76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29F5DF87" w14:textId="33B2F6D4"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0103A5">
              <w:rPr>
                <w:rFonts w:ascii="Aptos Narrow" w:hAnsi="Aptos Narrow"/>
                <w:color w:val="000000"/>
              </w:rPr>
              <w:t>5</w:t>
            </w:r>
            <w:r w:rsidR="005F1D02">
              <w:rPr>
                <w:rFonts w:ascii="Aptos Narrow" w:hAnsi="Aptos Narrow"/>
                <w:color w:val="000000"/>
              </w:rPr>
              <w:t>4</w:t>
            </w:r>
          </w:p>
        </w:tc>
        <w:tc>
          <w:tcPr>
            <w:tcW w:w="5246" w:type="dxa"/>
            <w:vAlign w:val="center"/>
          </w:tcPr>
          <w:p w14:paraId="588D0C9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proofErr w:type="spellStart"/>
            <w:r w:rsidRPr="00A35043">
              <w:rPr>
                <w:rFonts w:ascii="Aptos Narrow" w:hAnsi="Aptos Narrow"/>
                <w:color w:val="000000"/>
              </w:rPr>
              <w:t>View</w:t>
            </w:r>
            <w:proofErr w:type="spellEnd"/>
            <w:r w:rsidRPr="00A35043">
              <w:rPr>
                <w:rFonts w:ascii="Aptos Narrow" w:hAnsi="Aptos Narrow"/>
                <w:color w:val="000000"/>
              </w:rPr>
              <w:t xml:space="preserve"> </w:t>
            </w:r>
            <w:proofErr w:type="spellStart"/>
            <w:r w:rsidRPr="00A35043">
              <w:rPr>
                <w:rFonts w:ascii="Aptos Narrow" w:hAnsi="Aptos Narrow"/>
                <w:color w:val="000000"/>
              </w:rPr>
              <w:t>current</w:t>
            </w:r>
            <w:proofErr w:type="spellEnd"/>
            <w:r w:rsidRPr="00A35043">
              <w:rPr>
                <w:rFonts w:ascii="Aptos Narrow" w:hAnsi="Aptos Narrow"/>
                <w:color w:val="000000"/>
              </w:rPr>
              <w:t xml:space="preserve"> AMAP </w:t>
            </w:r>
            <w:proofErr w:type="spellStart"/>
            <w:r w:rsidRPr="00A35043">
              <w:rPr>
                <w:rFonts w:ascii="Aptos Narrow" w:hAnsi="Aptos Narrow"/>
                <w:color w:val="000000"/>
              </w:rPr>
              <w:t>information</w:t>
            </w:r>
            <w:proofErr w:type="spellEnd"/>
            <w:r w:rsidRPr="00A35043">
              <w:rPr>
                <w:rFonts w:ascii="Aptos Narrow" w:hAnsi="Aptos Narrow"/>
                <w:color w:val="000000"/>
              </w:rPr>
              <w:t>.</w:t>
            </w:r>
          </w:p>
        </w:tc>
        <w:tc>
          <w:tcPr>
            <w:tcW w:w="1415" w:type="dxa"/>
            <w:vAlign w:val="center"/>
          </w:tcPr>
          <w:p w14:paraId="3627FE4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3753B1D4"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4CC1923D"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55F1F8C" w14:textId="6C77712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5ECF925B" w14:textId="5AB61234"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w:t>
            </w:r>
            <w:r w:rsidR="00C22039">
              <w:rPr>
                <w:rFonts w:ascii="Aptos Narrow" w:hAnsi="Aptos Narrow"/>
                <w:color w:val="000000"/>
              </w:rPr>
              <w:t>5</w:t>
            </w:r>
            <w:r w:rsidR="005F1D02">
              <w:rPr>
                <w:rFonts w:ascii="Aptos Narrow" w:hAnsi="Aptos Narrow"/>
                <w:color w:val="000000"/>
              </w:rPr>
              <w:t>5</w:t>
            </w:r>
          </w:p>
        </w:tc>
        <w:tc>
          <w:tcPr>
            <w:tcW w:w="5246" w:type="dxa"/>
            <w:vAlign w:val="center"/>
          </w:tcPr>
          <w:p w14:paraId="5C2EA5F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Update location details and contact information.</w:t>
            </w:r>
          </w:p>
        </w:tc>
        <w:tc>
          <w:tcPr>
            <w:tcW w:w="1415" w:type="dxa"/>
            <w:vAlign w:val="center"/>
          </w:tcPr>
          <w:p w14:paraId="04A2E18F"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77B3EE1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69077F2E"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A4E77B4" w14:textId="5067C4B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535D98">
              <w:rPr>
                <w:rFonts w:ascii="Aptos Narrow" w:hAnsi="Aptos Narrow"/>
                <w:color w:val="auto"/>
              </w:rPr>
              <w:t>09</w:t>
            </w:r>
          </w:p>
        </w:tc>
        <w:tc>
          <w:tcPr>
            <w:tcW w:w="992" w:type="dxa"/>
            <w:vAlign w:val="center"/>
          </w:tcPr>
          <w:p w14:paraId="539D15FA" w14:textId="22A42D1C"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56</w:t>
            </w:r>
          </w:p>
        </w:tc>
        <w:tc>
          <w:tcPr>
            <w:tcW w:w="5246" w:type="dxa"/>
            <w:vAlign w:val="center"/>
          </w:tcPr>
          <w:p w14:paraId="4C60FEB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Create and customize questionnaires to new products.</w:t>
            </w:r>
          </w:p>
        </w:tc>
        <w:tc>
          <w:tcPr>
            <w:tcW w:w="1415" w:type="dxa"/>
            <w:vAlign w:val="center"/>
          </w:tcPr>
          <w:p w14:paraId="4017DB90"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6E4F088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3B252CC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DE176FD" w14:textId="272C550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535D98">
              <w:rPr>
                <w:rFonts w:ascii="Aptos Narrow" w:hAnsi="Aptos Narrow"/>
                <w:color w:val="auto"/>
              </w:rPr>
              <w:t>90</w:t>
            </w:r>
          </w:p>
        </w:tc>
        <w:tc>
          <w:tcPr>
            <w:tcW w:w="992" w:type="dxa"/>
            <w:vAlign w:val="center"/>
          </w:tcPr>
          <w:p w14:paraId="23F903ED" w14:textId="7C12737D"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57</w:t>
            </w:r>
          </w:p>
        </w:tc>
        <w:tc>
          <w:tcPr>
            <w:tcW w:w="5246" w:type="dxa"/>
            <w:vAlign w:val="center"/>
          </w:tcPr>
          <w:p w14:paraId="23186069"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Send questionnaires and track their delivery status.</w:t>
            </w:r>
          </w:p>
        </w:tc>
        <w:tc>
          <w:tcPr>
            <w:tcW w:w="1415" w:type="dxa"/>
            <w:vAlign w:val="center"/>
          </w:tcPr>
          <w:p w14:paraId="7937504B"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5A10374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755FF5" w14:paraId="1AA1D3C2"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9CD80D7" w14:textId="73161CB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535D98">
              <w:rPr>
                <w:rFonts w:ascii="Aptos Narrow" w:hAnsi="Aptos Narrow"/>
                <w:color w:val="auto"/>
              </w:rPr>
              <w:t>09</w:t>
            </w:r>
          </w:p>
        </w:tc>
        <w:tc>
          <w:tcPr>
            <w:tcW w:w="992" w:type="dxa"/>
            <w:vAlign w:val="center"/>
          </w:tcPr>
          <w:p w14:paraId="2CD344B8" w14:textId="1DC6D124"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58</w:t>
            </w:r>
          </w:p>
        </w:tc>
        <w:tc>
          <w:tcPr>
            <w:tcW w:w="5246" w:type="dxa"/>
            <w:vAlign w:val="center"/>
          </w:tcPr>
          <w:p w14:paraId="4000199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Provide a summary report of responses received.</w:t>
            </w:r>
          </w:p>
        </w:tc>
        <w:tc>
          <w:tcPr>
            <w:tcW w:w="1415" w:type="dxa"/>
            <w:vAlign w:val="center"/>
          </w:tcPr>
          <w:p w14:paraId="5EE1978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0F7F1DAB"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bookmarkEnd w:id="98"/>
    </w:tbl>
    <w:p w14:paraId="323FB972" w14:textId="77777777" w:rsidR="00B50E8F" w:rsidRDefault="00B50E8F" w:rsidP="003E5069">
      <w:pPr>
        <w:rPr>
          <w:lang w:val="en-US"/>
        </w:rPr>
      </w:pPr>
    </w:p>
    <w:p w14:paraId="432DB7B0" w14:textId="77777777" w:rsidR="00B50E8F" w:rsidRDefault="00B50E8F" w:rsidP="003E5069">
      <w:pPr>
        <w:rPr>
          <w:lang w:val="en-US"/>
        </w:rPr>
      </w:pPr>
    </w:p>
    <w:p w14:paraId="4BECC63C" w14:textId="77777777" w:rsidR="009106A4" w:rsidRPr="00365636" w:rsidRDefault="00365636" w:rsidP="003E5069">
      <w:pPr>
        <w:rPr>
          <w:lang w:val="en-US"/>
        </w:rPr>
      </w:pPr>
      <w:r w:rsidRPr="00365636">
        <w:rPr>
          <w:lang w:val="en-US"/>
        </w:rPr>
        <w:t xml:space="preserve">To develop all the functionalities of this document the software house will need a total of </w:t>
      </w:r>
      <w:r>
        <w:rPr>
          <w:lang w:val="en-US"/>
        </w:rPr>
        <w:t>X</w:t>
      </w:r>
      <w:r w:rsidRPr="00365636">
        <w:rPr>
          <w:lang w:val="en-US"/>
        </w:rPr>
        <w:t xml:space="preserve"> hours</w:t>
      </w:r>
      <w:r>
        <w:rPr>
          <w:lang w:val="en-US"/>
        </w:rPr>
        <w:t>.</w:t>
      </w:r>
    </w:p>
    <w:p w14:paraId="557DC9D5" w14:textId="77777777" w:rsidR="003E5069" w:rsidRPr="00365636" w:rsidRDefault="003E5069" w:rsidP="003E5069">
      <w:pPr>
        <w:rPr>
          <w:lang w:val="en-US"/>
        </w:rPr>
      </w:pPr>
    </w:p>
    <w:p w14:paraId="55B4C8A5" w14:textId="77777777" w:rsidR="00365636" w:rsidRDefault="00365636">
      <w:pPr>
        <w:ind w:left="0"/>
        <w:rPr>
          <w:lang w:val="en-US"/>
        </w:rPr>
      </w:pPr>
      <w:r>
        <w:rPr>
          <w:lang w:val="en-US"/>
        </w:rPr>
        <w:br w:type="page"/>
      </w:r>
    </w:p>
    <w:p w14:paraId="0613FB24" w14:textId="77777777" w:rsidR="003E5069" w:rsidRDefault="003E5069" w:rsidP="00760636">
      <w:pPr>
        <w:pStyle w:val="Ttulo1"/>
        <w:numPr>
          <w:ilvl w:val="0"/>
          <w:numId w:val="41"/>
        </w:numPr>
        <w:rPr>
          <w:lang w:val="en-US"/>
        </w:rPr>
      </w:pPr>
      <w:bookmarkStart w:id="99" w:name="_Toc182172907"/>
      <w:r>
        <w:rPr>
          <w:lang w:val="en-US"/>
        </w:rPr>
        <w:lastRenderedPageBreak/>
        <w:t>Appendix</w:t>
      </w:r>
      <w:bookmarkEnd w:id="99"/>
    </w:p>
    <w:p w14:paraId="47965A70" w14:textId="77777777" w:rsidR="003E5069" w:rsidRDefault="003E5069" w:rsidP="00760636">
      <w:pPr>
        <w:pStyle w:val="estilousecases"/>
        <w:numPr>
          <w:ilvl w:val="1"/>
          <w:numId w:val="41"/>
        </w:numPr>
        <w:ind w:left="709"/>
        <w:rPr>
          <w:lang w:val="en-US"/>
        </w:rPr>
      </w:pPr>
      <w:bookmarkStart w:id="100" w:name="_Toc182172908"/>
      <w:r>
        <w:rPr>
          <w:lang w:val="en-US"/>
        </w:rPr>
        <w:t xml:space="preserve">Appendix </w:t>
      </w:r>
      <w:r w:rsidR="00602397">
        <w:rPr>
          <w:lang w:val="en-US"/>
        </w:rPr>
        <w:t>–</w:t>
      </w:r>
      <w:r>
        <w:rPr>
          <w:lang w:val="en-US"/>
        </w:rPr>
        <w:t xml:space="preserve"> Glossary</w:t>
      </w:r>
      <w:bookmarkEnd w:id="100"/>
    </w:p>
    <w:p w14:paraId="5B8EA7CC" w14:textId="77777777" w:rsidR="00704FE7" w:rsidRDefault="00704FE7" w:rsidP="00602397">
      <w:pPr>
        <w:rPr>
          <w:rFonts w:ascii="Trebuchet MS" w:eastAsia="Trebuchet MS" w:hAnsi="Trebuchet MS" w:cs="Trebuchet MS"/>
        </w:rPr>
      </w:pPr>
      <w:r w:rsidRPr="006C120C">
        <w:rPr>
          <w:rFonts w:ascii="Trebuchet MS" w:eastAsia="Trebuchet MS" w:hAnsi="Trebuchet MS" w:cs="Trebuchet MS"/>
        </w:rPr>
        <w:t>AMAP</w:t>
      </w:r>
      <w:r>
        <w:rPr>
          <w:rFonts w:ascii="Trebuchet MS" w:eastAsia="Trebuchet MS" w:hAnsi="Trebuchet MS" w:cs="Trebuchet MS"/>
        </w:rPr>
        <w:t xml:space="preserve"> - </w:t>
      </w:r>
      <w:r w:rsidRPr="006C120C">
        <w:rPr>
          <w:rFonts w:ascii="Trebuchet MS" w:eastAsia="Trebuchet MS" w:hAnsi="Trebuchet MS" w:cs="Trebuchet MS"/>
        </w:rPr>
        <w:t xml:space="preserve">Associação pela Manutenção da Agricultura de Proximidade </w:t>
      </w:r>
    </w:p>
    <w:p w14:paraId="176B49C7" w14:textId="2E6750F6" w:rsidR="003709F7" w:rsidRPr="00704FE7" w:rsidRDefault="00704FE7" w:rsidP="00602397">
      <w:r w:rsidRPr="006C120C">
        <w:rPr>
          <w:rFonts w:ascii="Trebuchet MS" w:eastAsia="Trebuchet MS" w:hAnsi="Trebuchet MS" w:cs="Trebuchet MS"/>
        </w:rPr>
        <w:t>CSA</w:t>
      </w:r>
      <w:r>
        <w:rPr>
          <w:rFonts w:ascii="Trebuchet MS" w:eastAsia="Trebuchet MS" w:hAnsi="Trebuchet MS" w:cs="Trebuchet MS"/>
        </w:rPr>
        <w:t xml:space="preserve"> - </w:t>
      </w:r>
      <w:r w:rsidRPr="006C120C">
        <w:rPr>
          <w:rFonts w:ascii="Trebuchet MS" w:eastAsia="Trebuchet MS" w:hAnsi="Trebuchet MS" w:cs="Trebuchet MS"/>
        </w:rPr>
        <w:t>Comunidade que Sustenta a Agricultura.</w:t>
      </w:r>
    </w:p>
    <w:p w14:paraId="33E8CDD0" w14:textId="2A18193A" w:rsidR="00602397" w:rsidRPr="00602397" w:rsidRDefault="000209AB" w:rsidP="00602397">
      <w:pPr>
        <w:rPr>
          <w:lang w:val="en-US"/>
        </w:rPr>
      </w:pPr>
      <w:r>
        <w:rPr>
          <w:lang w:val="en-US"/>
        </w:rPr>
        <w:t xml:space="preserve">IAM </w:t>
      </w:r>
      <w:r w:rsidR="008749C9">
        <w:rPr>
          <w:lang w:val="en-US"/>
        </w:rPr>
        <w:t xml:space="preserve">– </w:t>
      </w:r>
      <w:r w:rsidR="004E234B" w:rsidRPr="004E234B">
        <w:rPr>
          <w:lang w:val="en-US"/>
        </w:rPr>
        <w:t>Identity and Access Management</w:t>
      </w:r>
      <w:r w:rsidR="004D1736">
        <w:rPr>
          <w:lang w:val="en-US"/>
        </w:rPr>
        <w:t xml:space="preserve"> (providers)</w:t>
      </w:r>
    </w:p>
    <w:p w14:paraId="788A47CB" w14:textId="21F87D66" w:rsidR="00CC66F0" w:rsidRPr="00602397" w:rsidRDefault="00CC66F0" w:rsidP="00602397">
      <w:pPr>
        <w:rPr>
          <w:lang w:val="en-US"/>
        </w:rPr>
      </w:pPr>
      <w:r w:rsidRPr="006C120C">
        <w:rPr>
          <w:lang w:val="en-GB"/>
        </w:rPr>
        <w:t xml:space="preserve">UML </w:t>
      </w:r>
      <w:r>
        <w:rPr>
          <w:lang w:val="en-GB"/>
        </w:rPr>
        <w:t xml:space="preserve">- </w:t>
      </w:r>
      <w:r w:rsidRPr="006C120C">
        <w:rPr>
          <w:lang w:val="en-GB"/>
        </w:rPr>
        <w:t xml:space="preserve">Unified </w:t>
      </w:r>
      <w:proofErr w:type="spellStart"/>
      <w:r w:rsidRPr="006C120C">
        <w:rPr>
          <w:lang w:val="en-GB"/>
        </w:rPr>
        <w:t>Modeling</w:t>
      </w:r>
      <w:proofErr w:type="spellEnd"/>
      <w:r w:rsidRPr="006C120C">
        <w:rPr>
          <w:lang w:val="en-GB"/>
        </w:rPr>
        <w:t xml:space="preserve"> Language</w:t>
      </w:r>
    </w:p>
    <w:p w14:paraId="637CC1C7" w14:textId="6177357E" w:rsidR="00602397" w:rsidRPr="00602397" w:rsidRDefault="00017C88" w:rsidP="00602397">
      <w:pPr>
        <w:rPr>
          <w:lang w:val="en-US"/>
        </w:rPr>
      </w:pPr>
      <w:r w:rsidRPr="00E764A4">
        <w:rPr>
          <w:lang w:val="en-US"/>
        </w:rPr>
        <w:t xml:space="preserve">GDPR - </w:t>
      </w:r>
      <w:r w:rsidR="00E764A4" w:rsidRPr="00E764A4">
        <w:rPr>
          <w:lang w:val="en-US"/>
        </w:rPr>
        <w:t>General Data Protection Regulation</w:t>
      </w:r>
    </w:p>
    <w:p w14:paraId="3DC00ECA" w14:textId="7D077D24" w:rsidR="00E764A4" w:rsidRPr="00E764A4" w:rsidRDefault="000816DB" w:rsidP="00602397">
      <w:pPr>
        <w:rPr>
          <w:lang w:val="en-US"/>
        </w:rPr>
      </w:pPr>
      <w:r w:rsidRPr="008008A8">
        <w:rPr>
          <w:lang w:val="en-GB"/>
        </w:rPr>
        <w:t xml:space="preserve">PII - </w:t>
      </w:r>
      <w:r w:rsidR="00A01687" w:rsidRPr="008008A8">
        <w:rPr>
          <w:lang w:val="en-GB"/>
        </w:rPr>
        <w:t>Personally Identifiable Information</w:t>
      </w:r>
    </w:p>
    <w:p w14:paraId="4422DC3D" w14:textId="77777777" w:rsidR="003E5069" w:rsidRDefault="00784578" w:rsidP="00760636">
      <w:pPr>
        <w:pStyle w:val="estilousecases"/>
        <w:numPr>
          <w:ilvl w:val="1"/>
          <w:numId w:val="41"/>
        </w:numPr>
        <w:ind w:left="709"/>
        <w:rPr>
          <w:lang w:val="en-US"/>
        </w:rPr>
      </w:pPr>
      <w:bookmarkStart w:id="101" w:name="_Toc182172909"/>
      <w:r>
        <w:rPr>
          <w:lang w:val="en-US"/>
        </w:rPr>
        <w:t>Elicitation d</w:t>
      </w:r>
      <w:r w:rsidR="003E5069">
        <w:rPr>
          <w:lang w:val="en-US"/>
        </w:rPr>
        <w:t>ata</w:t>
      </w:r>
      <w:r>
        <w:rPr>
          <w:lang w:val="en-US"/>
        </w:rPr>
        <w:t xml:space="preserve"> detail</w:t>
      </w:r>
      <w:bookmarkEnd w:id="101"/>
    </w:p>
    <w:p w14:paraId="539BFB26" w14:textId="3142EEF9" w:rsidR="00BA5AF3" w:rsidRPr="00BA5AF3" w:rsidRDefault="00BA5AF3" w:rsidP="00BA5AF3">
      <w:pPr>
        <w:ind w:left="0"/>
        <w:jc w:val="both"/>
        <w:rPr>
          <w:lang w:val="en-US"/>
        </w:rPr>
      </w:pPr>
      <w:r>
        <w:rPr>
          <w:lang w:val="en-US"/>
        </w:rPr>
        <w:t xml:space="preserve">Below </w:t>
      </w:r>
      <w:r w:rsidR="002D73AF">
        <w:rPr>
          <w:lang w:val="en-US"/>
        </w:rPr>
        <w:t xml:space="preserve">are some examples of </w:t>
      </w:r>
      <w:r w:rsidR="00E02321">
        <w:rPr>
          <w:lang w:val="en-US"/>
        </w:rPr>
        <w:t>elicitation</w:t>
      </w:r>
      <w:r w:rsidR="002D2E4A">
        <w:rPr>
          <w:lang w:val="en-US"/>
        </w:rPr>
        <w:t xml:space="preserve"> example data</w:t>
      </w:r>
      <w:r w:rsidR="00FE1FFD">
        <w:rPr>
          <w:lang w:val="en-US"/>
        </w:rPr>
        <w:t>:</w:t>
      </w:r>
    </w:p>
    <w:p w14:paraId="79A05836" w14:textId="303A3A5A" w:rsidR="004D4C41" w:rsidRPr="00A40E5F" w:rsidRDefault="006F13C0" w:rsidP="002D2E4A">
      <w:pPr>
        <w:pStyle w:val="Ttulo3"/>
        <w:numPr>
          <w:ilvl w:val="0"/>
          <w:numId w:val="0"/>
        </w:numPr>
        <w:ind w:left="284" w:hanging="142"/>
      </w:pPr>
      <w:bookmarkStart w:id="102" w:name="_Toc182172910"/>
      <w:proofErr w:type="gramStart"/>
      <w:r w:rsidRPr="00D017F8">
        <w:t>1</w:t>
      </w:r>
      <w:r w:rsidR="00303CA5">
        <w:t>3</w:t>
      </w:r>
      <w:r w:rsidRPr="00D017F8">
        <w:t xml:space="preserve">.2.1 </w:t>
      </w:r>
      <w:r w:rsidR="00D017F8" w:rsidRPr="00D017F8">
        <w:t>Formulário</w:t>
      </w:r>
      <w:proofErr w:type="gramEnd"/>
      <w:r w:rsidR="00D017F8" w:rsidRPr="00D017F8">
        <w:t xml:space="preserve"> de </w:t>
      </w:r>
      <w:r w:rsidRPr="00D017F8">
        <w:t xml:space="preserve">Encomendas </w:t>
      </w:r>
      <w:r w:rsidR="00D017F8" w:rsidRPr="00D017F8">
        <w:t>(</w:t>
      </w:r>
      <w:r w:rsidR="00086761" w:rsidRPr="00D017F8">
        <w:t xml:space="preserve">Google </w:t>
      </w:r>
      <w:proofErr w:type="spellStart"/>
      <w:r w:rsidR="00086761" w:rsidRPr="00D017F8">
        <w:t>Forms</w:t>
      </w:r>
      <w:proofErr w:type="spellEnd"/>
      <w:r w:rsidR="00D017F8">
        <w:t>)</w:t>
      </w:r>
      <w:bookmarkEnd w:id="102"/>
    </w:p>
    <w:p w14:paraId="0867EE0D" w14:textId="77777777" w:rsidR="00784578" w:rsidRPr="00D017F8" w:rsidRDefault="00784578" w:rsidP="00784578"/>
    <w:p w14:paraId="00079CF9" w14:textId="3F0BA10D" w:rsidR="003E5069" w:rsidRDefault="007C43D0" w:rsidP="007C43D0">
      <w:pPr>
        <w:jc w:val="center"/>
        <w:rPr>
          <w:lang w:val="en-US"/>
        </w:rPr>
      </w:pPr>
      <w:r w:rsidRPr="007C43D0">
        <w:rPr>
          <w:noProof/>
          <w:lang w:val="en-US"/>
        </w:rPr>
        <w:drawing>
          <wp:inline distT="0" distB="0" distL="0" distR="0" wp14:anchorId="4F014A23" wp14:editId="721BBE82">
            <wp:extent cx="5033051" cy="3847381"/>
            <wp:effectExtent l="0" t="0" r="0" b="1270"/>
            <wp:docPr id="1432057223"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7223" name="Imagem 1" descr="Uma imagem com texto, captura de ecrã, software, Página web&#10;&#10;Descrição gerada automaticamente"/>
                    <pic:cNvPicPr/>
                  </pic:nvPicPr>
                  <pic:blipFill>
                    <a:blip r:embed="rId21"/>
                    <a:stretch>
                      <a:fillRect/>
                    </a:stretch>
                  </pic:blipFill>
                  <pic:spPr>
                    <a:xfrm>
                      <a:off x="0" y="0"/>
                      <a:ext cx="5050281" cy="3860552"/>
                    </a:xfrm>
                    <a:prstGeom prst="rect">
                      <a:avLst/>
                    </a:prstGeom>
                  </pic:spPr>
                </pic:pic>
              </a:graphicData>
            </a:graphic>
          </wp:inline>
        </w:drawing>
      </w:r>
    </w:p>
    <w:p w14:paraId="258DF46F" w14:textId="77777777" w:rsidR="00D017F8" w:rsidRDefault="00D017F8" w:rsidP="003E5069">
      <w:pPr>
        <w:rPr>
          <w:lang w:val="en-US"/>
        </w:rPr>
      </w:pPr>
    </w:p>
    <w:p w14:paraId="28C17457" w14:textId="2D6E0D9A" w:rsidR="00D017F8" w:rsidRDefault="008271ED" w:rsidP="003E5069">
      <w:pPr>
        <w:rPr>
          <w:lang w:val="en-US"/>
        </w:rPr>
      </w:pPr>
      <w:r w:rsidRPr="008271ED">
        <w:rPr>
          <w:noProof/>
          <w:lang w:val="en-US"/>
        </w:rPr>
        <w:lastRenderedPageBreak/>
        <w:drawing>
          <wp:inline distT="0" distB="0" distL="0" distR="0" wp14:anchorId="71239657" wp14:editId="1852243F">
            <wp:extent cx="5943600" cy="2827020"/>
            <wp:effectExtent l="0" t="0" r="0" b="0"/>
            <wp:docPr id="51165190" name="Imagem 1" descr="Uma imagem com texto, captura de ecrã, planta,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190" name="Imagem 1" descr="Uma imagem com texto, captura de ecrã, planta, calendário&#10;&#10;Descrição gerada automaticamente"/>
                    <pic:cNvPicPr/>
                  </pic:nvPicPr>
                  <pic:blipFill>
                    <a:blip r:embed="rId22"/>
                    <a:stretch>
                      <a:fillRect/>
                    </a:stretch>
                  </pic:blipFill>
                  <pic:spPr>
                    <a:xfrm>
                      <a:off x="0" y="0"/>
                      <a:ext cx="5943600" cy="2827020"/>
                    </a:xfrm>
                    <a:prstGeom prst="rect">
                      <a:avLst/>
                    </a:prstGeom>
                  </pic:spPr>
                </pic:pic>
              </a:graphicData>
            </a:graphic>
          </wp:inline>
        </w:drawing>
      </w:r>
    </w:p>
    <w:p w14:paraId="267AF7B9" w14:textId="77777777" w:rsidR="00D017F8" w:rsidRDefault="00D017F8" w:rsidP="003E5069">
      <w:pPr>
        <w:rPr>
          <w:lang w:val="en-US"/>
        </w:rPr>
      </w:pPr>
    </w:p>
    <w:p w14:paraId="3E5C336A" w14:textId="79076F42" w:rsidR="00EF51D4" w:rsidRDefault="00EF51D4" w:rsidP="003E5069">
      <w:pPr>
        <w:rPr>
          <w:lang w:val="en-US"/>
        </w:rPr>
      </w:pPr>
      <w:r w:rsidRPr="00EF51D4">
        <w:rPr>
          <w:noProof/>
          <w:lang w:val="en-US"/>
        </w:rPr>
        <w:drawing>
          <wp:inline distT="0" distB="0" distL="0" distR="0" wp14:anchorId="2D443276" wp14:editId="3C225B7C">
            <wp:extent cx="5943600" cy="3947795"/>
            <wp:effectExtent l="0" t="0" r="0" b="0"/>
            <wp:docPr id="1477420525" name="Imagem 1" descr="Uma imagem com texto, Cara humana, pesso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0525" name="Imagem 1" descr="Uma imagem com texto, Cara humana, pessoa, captura de ecrã&#10;&#10;Descrição gerada automaticamente"/>
                    <pic:cNvPicPr/>
                  </pic:nvPicPr>
                  <pic:blipFill>
                    <a:blip r:embed="rId23"/>
                    <a:stretch>
                      <a:fillRect/>
                    </a:stretch>
                  </pic:blipFill>
                  <pic:spPr>
                    <a:xfrm>
                      <a:off x="0" y="0"/>
                      <a:ext cx="5943600" cy="3947795"/>
                    </a:xfrm>
                    <a:prstGeom prst="rect">
                      <a:avLst/>
                    </a:prstGeom>
                  </pic:spPr>
                </pic:pic>
              </a:graphicData>
            </a:graphic>
          </wp:inline>
        </w:drawing>
      </w:r>
    </w:p>
    <w:p w14:paraId="7593442F" w14:textId="77777777" w:rsidR="00EF51D4" w:rsidRDefault="00EF51D4" w:rsidP="003E5069">
      <w:pPr>
        <w:rPr>
          <w:lang w:val="en-US"/>
        </w:rPr>
      </w:pPr>
    </w:p>
    <w:p w14:paraId="1BD39C9A" w14:textId="77777777" w:rsidR="005C4652" w:rsidRDefault="005C4652" w:rsidP="003E5069">
      <w:pPr>
        <w:rPr>
          <w:lang w:val="en-US"/>
        </w:rPr>
      </w:pPr>
    </w:p>
    <w:p w14:paraId="3EC99E77" w14:textId="77777777" w:rsidR="005C4652" w:rsidRDefault="005C4652" w:rsidP="003E5069">
      <w:pPr>
        <w:rPr>
          <w:lang w:val="en-US"/>
        </w:rPr>
      </w:pPr>
    </w:p>
    <w:p w14:paraId="423245D2" w14:textId="7CC983E5" w:rsidR="00D017F8" w:rsidRDefault="00D017F8" w:rsidP="0082623E">
      <w:pPr>
        <w:pStyle w:val="Ttulo3"/>
        <w:numPr>
          <w:ilvl w:val="0"/>
          <w:numId w:val="0"/>
        </w:numPr>
        <w:ind w:left="1440"/>
      </w:pPr>
      <w:bookmarkStart w:id="103" w:name="_Toc182172911"/>
      <w:proofErr w:type="gramStart"/>
      <w:r w:rsidRPr="00D017F8">
        <w:lastRenderedPageBreak/>
        <w:t>1</w:t>
      </w:r>
      <w:r w:rsidR="00303CA5">
        <w:t>3</w:t>
      </w:r>
      <w:r w:rsidRPr="00D017F8">
        <w:t>.2.</w:t>
      </w:r>
      <w:r>
        <w:t>2</w:t>
      </w:r>
      <w:r w:rsidRPr="00D017F8">
        <w:t xml:space="preserve"> </w:t>
      </w:r>
      <w:r w:rsidR="0082623E">
        <w:t>Ma</w:t>
      </w:r>
      <w:r w:rsidR="005C4652">
        <w:t>pa</w:t>
      </w:r>
      <w:proofErr w:type="gramEnd"/>
      <w:r w:rsidR="005C4652">
        <w:t xml:space="preserve"> de entregas</w:t>
      </w:r>
      <w:bookmarkEnd w:id="103"/>
    </w:p>
    <w:p w14:paraId="0BF9BB84" w14:textId="77777777" w:rsidR="005C4652" w:rsidRDefault="005C4652" w:rsidP="005C4652"/>
    <w:p w14:paraId="36C987A8" w14:textId="3B52EEA9" w:rsidR="005C4652" w:rsidRDefault="005C4652" w:rsidP="005C4652">
      <w:r w:rsidRPr="005C4652">
        <w:rPr>
          <w:noProof/>
        </w:rPr>
        <w:drawing>
          <wp:inline distT="0" distB="0" distL="0" distR="0" wp14:anchorId="779A8B07" wp14:editId="363F0171">
            <wp:extent cx="5943600" cy="3571875"/>
            <wp:effectExtent l="0" t="0" r="0" b="9525"/>
            <wp:docPr id="753355656"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5656" name="Imagem 1" descr="Uma imagem com texto, captura de ecrã, número, software&#10;&#10;Descrição gerada automaticamente"/>
                    <pic:cNvPicPr/>
                  </pic:nvPicPr>
                  <pic:blipFill>
                    <a:blip r:embed="rId24"/>
                    <a:stretch>
                      <a:fillRect/>
                    </a:stretch>
                  </pic:blipFill>
                  <pic:spPr>
                    <a:xfrm>
                      <a:off x="0" y="0"/>
                      <a:ext cx="5943600" cy="3571875"/>
                    </a:xfrm>
                    <a:prstGeom prst="rect">
                      <a:avLst/>
                    </a:prstGeom>
                  </pic:spPr>
                </pic:pic>
              </a:graphicData>
            </a:graphic>
          </wp:inline>
        </w:drawing>
      </w:r>
    </w:p>
    <w:p w14:paraId="112077D2" w14:textId="77777777" w:rsidR="005C4652" w:rsidRDefault="005C4652" w:rsidP="005C4652"/>
    <w:p w14:paraId="08459847" w14:textId="0B062468" w:rsidR="005C4652" w:rsidRDefault="00BF0E1F" w:rsidP="00760636">
      <w:pPr>
        <w:pStyle w:val="Ttulo3"/>
        <w:numPr>
          <w:ilvl w:val="2"/>
          <w:numId w:val="42"/>
        </w:numPr>
      </w:pPr>
      <w:bookmarkStart w:id="104" w:name="_Toc182172912"/>
      <w:r>
        <w:t xml:space="preserve">Encomendas </w:t>
      </w:r>
      <w:proofErr w:type="spellStart"/>
      <w:r>
        <w:t>Co-Produtor</w:t>
      </w:r>
      <w:bookmarkEnd w:id="104"/>
      <w:proofErr w:type="spellEnd"/>
    </w:p>
    <w:p w14:paraId="36466B5D" w14:textId="1C08C980" w:rsidR="00AC1D5B" w:rsidRDefault="00FE715C" w:rsidP="00AC1D5B">
      <w:r w:rsidRPr="00FE715C">
        <w:drawing>
          <wp:inline distT="0" distB="0" distL="0" distR="0" wp14:anchorId="1826FFDB" wp14:editId="1CC8FC88">
            <wp:extent cx="5943600" cy="1628775"/>
            <wp:effectExtent l="0" t="0" r="0" b="9525"/>
            <wp:docPr id="1342606865" name="Imagem 1" descr="Uma imagem com texto, captura de ecrã, fil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6865" name="Imagem 1" descr="Uma imagem com texto, captura de ecrã, file, número&#10;&#10;Descrição gerada automaticamente"/>
                    <pic:cNvPicPr/>
                  </pic:nvPicPr>
                  <pic:blipFill>
                    <a:blip r:embed="rId25"/>
                    <a:stretch>
                      <a:fillRect/>
                    </a:stretch>
                  </pic:blipFill>
                  <pic:spPr>
                    <a:xfrm>
                      <a:off x="0" y="0"/>
                      <a:ext cx="5943600" cy="1628775"/>
                    </a:xfrm>
                    <a:prstGeom prst="rect">
                      <a:avLst/>
                    </a:prstGeom>
                  </pic:spPr>
                </pic:pic>
              </a:graphicData>
            </a:graphic>
          </wp:inline>
        </w:drawing>
      </w:r>
    </w:p>
    <w:p w14:paraId="19B7F28A" w14:textId="16FEAD42" w:rsidR="00AC1D5B" w:rsidRPr="00AC1D5B" w:rsidRDefault="00AC1D5B" w:rsidP="00AC1D5B"/>
    <w:p w14:paraId="75FBC18F" w14:textId="77777777" w:rsidR="00D87430" w:rsidRDefault="00D87430">
      <w:pPr>
        <w:ind w:left="0"/>
      </w:pPr>
      <w:r>
        <w:br w:type="page"/>
      </w:r>
    </w:p>
    <w:p w14:paraId="3E7421E8" w14:textId="2EDE2356" w:rsidR="003E5069" w:rsidRDefault="00EC4B2B" w:rsidP="00EE4626">
      <w:pPr>
        <w:pStyle w:val="EstiloDescription"/>
        <w:numPr>
          <w:ilvl w:val="0"/>
          <w:numId w:val="41"/>
        </w:numPr>
      </w:pPr>
      <w:bookmarkStart w:id="105" w:name="_Toc182172913"/>
      <w:r>
        <w:lastRenderedPageBreak/>
        <w:t xml:space="preserve">Team </w:t>
      </w:r>
      <w:proofErr w:type="spellStart"/>
      <w:r w:rsidR="00465929" w:rsidRPr="00465929">
        <w:t>Contributions</w:t>
      </w:r>
      <w:bookmarkEnd w:id="105"/>
      <w:proofErr w:type="spellEnd"/>
    </w:p>
    <w:p w14:paraId="18639ED3" w14:textId="77777777" w:rsidR="00EE4626" w:rsidRPr="00ED14FD" w:rsidRDefault="00EE4626" w:rsidP="00EE4626">
      <w:pPr>
        <w:pStyle w:val="PargrafodaLista"/>
        <w:numPr>
          <w:ilvl w:val="0"/>
          <w:numId w:val="44"/>
        </w:numPr>
        <w:jc w:val="both"/>
        <w:rPr>
          <w:lang w:eastAsia="pt-PT"/>
        </w:rPr>
      </w:pPr>
      <w:proofErr w:type="gramStart"/>
      <w:r w:rsidRPr="00ED14FD">
        <w:rPr>
          <w:b/>
          <w:lang w:val="en-GB" w:eastAsia="pt-PT"/>
        </w:rPr>
        <w:t>Hugo(</w:t>
      </w:r>
      <w:proofErr w:type="gramEnd"/>
      <w:r w:rsidRPr="00ED14FD">
        <w:rPr>
          <w:b/>
          <w:lang w:val="en-GB" w:eastAsia="pt-PT"/>
        </w:rPr>
        <w:t>1162086):</w:t>
      </w:r>
      <w:r w:rsidRPr="00B24BF8">
        <w:rPr>
          <w:lang w:val="en-GB" w:eastAsia="pt-PT"/>
        </w:rPr>
        <w:t xml:space="preserve"> Focused on defining the System Features for the AMAP Administrator, contributing to the identification and analysis of Quality Attributes, as well as establishing Internationalization and Localization Requirements. </w:t>
      </w:r>
      <w:proofErr w:type="spellStart"/>
      <w:r w:rsidRPr="00ED14FD">
        <w:rPr>
          <w:lang w:eastAsia="pt-PT"/>
        </w:rPr>
        <w:t>Additionally</w:t>
      </w:r>
      <w:proofErr w:type="spellEnd"/>
      <w:r w:rsidRPr="00ED14FD">
        <w:rPr>
          <w:lang w:eastAsia="pt-PT"/>
        </w:rPr>
        <w:t xml:space="preserve">, </w:t>
      </w:r>
      <w:proofErr w:type="spellStart"/>
      <w:r w:rsidRPr="00ED14FD">
        <w:rPr>
          <w:lang w:eastAsia="pt-PT"/>
        </w:rPr>
        <w:t>he</w:t>
      </w:r>
      <w:proofErr w:type="spellEnd"/>
      <w:r w:rsidRPr="00ED14FD">
        <w:rPr>
          <w:lang w:eastAsia="pt-PT"/>
        </w:rPr>
        <w:t xml:space="preserve"> </w:t>
      </w:r>
      <w:proofErr w:type="spellStart"/>
      <w:r w:rsidRPr="00ED14FD">
        <w:rPr>
          <w:lang w:eastAsia="pt-PT"/>
        </w:rPr>
        <w:t>outlined</w:t>
      </w:r>
      <w:proofErr w:type="spellEnd"/>
      <w:r w:rsidRPr="00ED14FD">
        <w:rPr>
          <w:lang w:eastAsia="pt-PT"/>
        </w:rPr>
        <w:t xml:space="preserve"> </w:t>
      </w:r>
      <w:proofErr w:type="spellStart"/>
      <w:r w:rsidRPr="00ED14FD">
        <w:rPr>
          <w:lang w:eastAsia="pt-PT"/>
        </w:rPr>
        <w:t>the</w:t>
      </w:r>
      <w:proofErr w:type="spellEnd"/>
      <w:r w:rsidRPr="00ED14FD">
        <w:rPr>
          <w:lang w:eastAsia="pt-PT"/>
        </w:rPr>
        <w:t xml:space="preserve"> Processes </w:t>
      </w:r>
      <w:proofErr w:type="spellStart"/>
      <w:r w:rsidRPr="00ED14FD">
        <w:rPr>
          <w:lang w:eastAsia="pt-PT"/>
        </w:rPr>
        <w:t>Adopted</w:t>
      </w:r>
      <w:proofErr w:type="spellEnd"/>
      <w:r w:rsidRPr="00ED14FD">
        <w:rPr>
          <w:lang w:eastAsia="pt-PT"/>
        </w:rPr>
        <w:t xml:space="preserve"> for </w:t>
      </w:r>
      <w:proofErr w:type="spellStart"/>
      <w:r w:rsidRPr="00ED14FD">
        <w:rPr>
          <w:lang w:eastAsia="pt-PT"/>
        </w:rPr>
        <w:t>Requirement</w:t>
      </w:r>
      <w:proofErr w:type="spellEnd"/>
      <w:r w:rsidRPr="00ED14FD">
        <w:rPr>
          <w:lang w:eastAsia="pt-PT"/>
        </w:rPr>
        <w:t xml:space="preserve"> </w:t>
      </w:r>
      <w:proofErr w:type="spellStart"/>
      <w:r w:rsidRPr="00ED14FD">
        <w:rPr>
          <w:lang w:eastAsia="pt-PT"/>
        </w:rPr>
        <w:t>Elicitation</w:t>
      </w:r>
      <w:proofErr w:type="spellEnd"/>
      <w:r w:rsidRPr="00ED14FD">
        <w:rPr>
          <w:lang w:eastAsia="pt-PT"/>
        </w:rPr>
        <w:t>.</w:t>
      </w:r>
    </w:p>
    <w:p w14:paraId="40D0CD09" w14:textId="77777777" w:rsidR="00EE4626" w:rsidRPr="00FE715C" w:rsidRDefault="00EE4626" w:rsidP="00EE4626">
      <w:pPr>
        <w:pStyle w:val="PargrafodaLista"/>
        <w:numPr>
          <w:ilvl w:val="0"/>
          <w:numId w:val="44"/>
        </w:numPr>
        <w:jc w:val="both"/>
        <w:rPr>
          <w:lang w:val="en-GB" w:eastAsia="pt-PT"/>
        </w:rPr>
      </w:pPr>
      <w:proofErr w:type="spellStart"/>
      <w:proofErr w:type="gramStart"/>
      <w:r w:rsidRPr="00FE715C">
        <w:rPr>
          <w:b/>
          <w:lang w:val="en-GB" w:eastAsia="pt-PT"/>
        </w:rPr>
        <w:t>Ilidio</w:t>
      </w:r>
      <w:proofErr w:type="spellEnd"/>
      <w:r w:rsidRPr="00FE715C">
        <w:rPr>
          <w:b/>
          <w:lang w:val="en-GB" w:eastAsia="pt-PT"/>
        </w:rPr>
        <w:t>(</w:t>
      </w:r>
      <w:proofErr w:type="gramEnd"/>
      <w:r w:rsidRPr="00FE715C">
        <w:rPr>
          <w:b/>
          <w:lang w:val="en-GB" w:eastAsia="pt-PT"/>
        </w:rPr>
        <w:t>1191577):</w:t>
      </w:r>
      <w:r w:rsidRPr="00FE715C">
        <w:rPr>
          <w:lang w:val="en-GB" w:eastAsia="pt-PT"/>
        </w:rPr>
        <w:t xml:space="preserve"> Focused on defining the System Features for the System, Admin, and Non-Authenticated User, developing the Domain Model and specifying Interface Requirements.</w:t>
      </w:r>
    </w:p>
    <w:p w14:paraId="25569795" w14:textId="77777777" w:rsidR="00EE4626" w:rsidRPr="00FE715C" w:rsidRDefault="00EE4626" w:rsidP="00EE4626">
      <w:pPr>
        <w:pStyle w:val="PargrafodaLista"/>
        <w:numPr>
          <w:ilvl w:val="0"/>
          <w:numId w:val="44"/>
        </w:numPr>
        <w:jc w:val="both"/>
        <w:rPr>
          <w:lang w:val="en-GB" w:eastAsia="pt-PT"/>
        </w:rPr>
      </w:pPr>
      <w:proofErr w:type="gramStart"/>
      <w:r w:rsidRPr="00FE715C">
        <w:rPr>
          <w:b/>
          <w:lang w:val="en-GB" w:eastAsia="pt-PT"/>
        </w:rPr>
        <w:t>Paulo(</w:t>
      </w:r>
      <w:proofErr w:type="gramEnd"/>
      <w:r w:rsidRPr="00FE715C">
        <w:rPr>
          <w:b/>
          <w:lang w:val="en-GB" w:eastAsia="pt-PT"/>
        </w:rPr>
        <w:t>1240481):</w:t>
      </w:r>
      <w:r w:rsidRPr="00FE715C">
        <w:rPr>
          <w:lang w:val="en-GB" w:eastAsia="pt-PT"/>
        </w:rPr>
        <w:t xml:space="preserve"> Focused on defining the System Features for the Co-Producer, developing </w:t>
      </w:r>
      <w:proofErr w:type="spellStart"/>
      <w:r w:rsidRPr="00FE715C">
        <w:rPr>
          <w:lang w:val="en-GB" w:eastAsia="pt-PT"/>
        </w:rPr>
        <w:t>Mockups</w:t>
      </w:r>
      <w:proofErr w:type="spellEnd"/>
      <w:r w:rsidRPr="00FE715C">
        <w:rPr>
          <w:lang w:val="en-GB" w:eastAsia="pt-PT"/>
        </w:rPr>
        <w:t xml:space="preserve"> and Data Models, along with defining User Classes and Characteristics.</w:t>
      </w:r>
    </w:p>
    <w:p w14:paraId="0601E348" w14:textId="77777777" w:rsidR="00EE4626" w:rsidRPr="00FE715C" w:rsidRDefault="00EE4626" w:rsidP="00EE4626">
      <w:pPr>
        <w:pStyle w:val="PargrafodaLista"/>
        <w:numPr>
          <w:ilvl w:val="0"/>
          <w:numId w:val="44"/>
        </w:numPr>
        <w:jc w:val="both"/>
        <w:rPr>
          <w:lang w:val="en-GB" w:eastAsia="pt-PT"/>
        </w:rPr>
      </w:pPr>
      <w:proofErr w:type="gramStart"/>
      <w:r w:rsidRPr="00FE715C">
        <w:rPr>
          <w:b/>
          <w:lang w:val="en-GB" w:eastAsia="pt-PT"/>
        </w:rPr>
        <w:t>Pedro(</w:t>
      </w:r>
      <w:proofErr w:type="gramEnd"/>
      <w:r w:rsidRPr="00FE715C">
        <w:rPr>
          <w:b/>
          <w:lang w:val="en-GB" w:eastAsia="pt-PT"/>
        </w:rPr>
        <w:t>1240482):</w:t>
      </w:r>
      <w:r w:rsidRPr="00FE715C">
        <w:rPr>
          <w:lang w:val="en-GB" w:eastAsia="pt-PT"/>
        </w:rPr>
        <w:t xml:space="preserve"> Focused on defining the System Features for the Producer, and contributing to the Logical Data Model, Data Dictionary, and Reports sections.</w:t>
      </w:r>
    </w:p>
    <w:p w14:paraId="590EA739" w14:textId="77777777" w:rsidR="00BF0D35" w:rsidRPr="00FE715C" w:rsidRDefault="00BF0D35" w:rsidP="00EE4626">
      <w:pPr>
        <w:rPr>
          <w:lang w:val="en-GB"/>
        </w:rPr>
      </w:pPr>
    </w:p>
    <w:p w14:paraId="430FF62C" w14:textId="77777777" w:rsidR="00465929" w:rsidRPr="006918FF" w:rsidRDefault="00465929" w:rsidP="00465929">
      <w:pPr>
        <w:rPr>
          <w:lang w:val="en-GB"/>
        </w:rPr>
      </w:pPr>
    </w:p>
    <w:p w14:paraId="68D0A571" w14:textId="6EFB2181" w:rsidR="003E5069" w:rsidRPr="006918FF" w:rsidRDefault="003E5069" w:rsidP="00465929">
      <w:pPr>
        <w:rPr>
          <w:lang w:val="en-GB"/>
        </w:rPr>
      </w:pPr>
    </w:p>
    <w:sectPr w:rsidR="003E5069" w:rsidRPr="006918FF" w:rsidSect="00D9726A">
      <w:footerReference w:type="default" r:id="rId26"/>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E2EEA" w14:textId="77777777" w:rsidR="008C59C1" w:rsidRDefault="008C59C1" w:rsidP="003E5069">
      <w:r>
        <w:separator/>
      </w:r>
    </w:p>
  </w:endnote>
  <w:endnote w:type="continuationSeparator" w:id="0">
    <w:p w14:paraId="385FF917" w14:textId="77777777" w:rsidR="008C59C1" w:rsidRDefault="008C59C1" w:rsidP="003E5069">
      <w:r>
        <w:continuationSeparator/>
      </w:r>
    </w:p>
  </w:endnote>
  <w:endnote w:type="continuationNotice" w:id="1">
    <w:p w14:paraId="4140A3C9" w14:textId="77777777" w:rsidR="008C59C1" w:rsidRDefault="008C59C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46ADD" w14:textId="77777777" w:rsidR="00A20C24" w:rsidRPr="00632C90" w:rsidRDefault="00A20C24"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9</w:t>
    </w:r>
    <w:r w:rsidRPr="00FE2CDA">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F38ED" w14:textId="77777777" w:rsidR="00A20C24" w:rsidRPr="00D20459" w:rsidRDefault="00A20C24" w:rsidP="0066712E">
    <w:pPr>
      <w:pStyle w:val="Rodap"/>
      <w:jc w:val="center"/>
      <w:rPr>
        <w:b w:val="0"/>
        <w:lang w:val="en-US"/>
      </w:rPr>
    </w:pPr>
    <w:r w:rsidRPr="00D20459">
      <w:rPr>
        <w:b w:val="0"/>
        <w:lang w:val="en-US"/>
      </w:rPr>
      <w:t xml:space="preserve">2017 by António Rocha - ISEP. </w:t>
    </w:r>
  </w:p>
  <w:p w14:paraId="5BD79F15" w14:textId="77777777" w:rsidR="00A20C24" w:rsidRPr="00D20459" w:rsidRDefault="00A20C24" w:rsidP="0066712E">
    <w:pPr>
      <w:pStyle w:val="Rodap"/>
      <w:jc w:val="center"/>
      <w:rPr>
        <w:b w:val="0"/>
        <w:lang w:val="en-US"/>
      </w:rPr>
    </w:pPr>
    <w:r w:rsidRPr="00D20459">
      <w:rPr>
        <w:b w:val="0"/>
        <w:lang w:val="en-US"/>
      </w:rPr>
      <w:t>Permission is granted to use, modify and distribute this document.</w:t>
    </w:r>
  </w:p>
  <w:p w14:paraId="79FED14D" w14:textId="77777777" w:rsidR="00A20C24" w:rsidRPr="0066712E" w:rsidRDefault="00A20C24">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BBB71" w14:textId="25C5A1B9" w:rsidR="00A20C24" w:rsidRPr="0066712E" w:rsidRDefault="00872949" w:rsidP="00FE2CDA">
    <w:pPr>
      <w:pStyle w:val="Rodap"/>
      <w:jc w:val="left"/>
      <w:rPr>
        <w:b w:val="0"/>
        <w:sz w:val="18"/>
        <w:szCs w:val="18"/>
        <w:lang w:val="en-US"/>
      </w:rPr>
    </w:pPr>
    <w:r>
      <w:rPr>
        <w:b w:val="0"/>
        <w:sz w:val="18"/>
        <w:szCs w:val="18"/>
        <w:lang w:val="en-US"/>
      </w:rPr>
      <w:t>ENGREQ</w:t>
    </w:r>
    <w:r w:rsidR="00A20C24" w:rsidRPr="0066712E">
      <w:rPr>
        <w:b w:val="0"/>
        <w:sz w:val="18"/>
        <w:szCs w:val="18"/>
        <w:lang w:val="en-US"/>
      </w:rPr>
      <w:t xml:space="preserve"> 20</w:t>
    </w:r>
    <w:r w:rsidR="00C87BCE">
      <w:rPr>
        <w:b w:val="0"/>
        <w:sz w:val="18"/>
        <w:szCs w:val="18"/>
        <w:lang w:val="en-US"/>
      </w:rPr>
      <w:t>2</w:t>
    </w:r>
    <w:r>
      <w:rPr>
        <w:b w:val="0"/>
        <w:sz w:val="18"/>
        <w:szCs w:val="18"/>
        <w:lang w:val="en-US"/>
      </w:rPr>
      <w:t>3</w:t>
    </w:r>
    <w:r w:rsidR="00A20C24" w:rsidRPr="0066712E">
      <w:rPr>
        <w:b w:val="0"/>
        <w:sz w:val="18"/>
        <w:szCs w:val="18"/>
        <w:lang w:val="en-US"/>
      </w:rPr>
      <w:t>/20</w:t>
    </w:r>
    <w:r w:rsidR="00C87BCE">
      <w:rPr>
        <w:b w:val="0"/>
        <w:sz w:val="18"/>
        <w:szCs w:val="18"/>
        <w:lang w:val="en-US"/>
      </w:rPr>
      <w:t>2</w:t>
    </w:r>
    <w:r>
      <w:rPr>
        <w:b w:val="0"/>
        <w:sz w:val="18"/>
        <w:szCs w:val="18"/>
        <w:lang w:val="en-US"/>
      </w:rPr>
      <w:t>4</w:t>
    </w:r>
    <w:r w:rsidR="00A20C24" w:rsidRPr="0066712E">
      <w:rPr>
        <w:b w:val="0"/>
        <w:sz w:val="18"/>
        <w:szCs w:val="18"/>
        <w:lang w:val="en-US"/>
      </w:rPr>
      <w:t xml:space="preserve"> </w:t>
    </w:r>
    <w:r w:rsidR="00A20C24" w:rsidRPr="0066712E">
      <w:rPr>
        <w:b w:val="0"/>
        <w:sz w:val="18"/>
        <w:szCs w:val="18"/>
        <w:lang w:val="en-US"/>
      </w:rPr>
      <w:tab/>
    </w:r>
    <w:r w:rsidR="00A20C24">
      <w:rPr>
        <w:b w:val="0"/>
        <w:sz w:val="18"/>
        <w:szCs w:val="18"/>
        <w:lang w:val="en-US"/>
      </w:rPr>
      <w:tab/>
    </w:r>
    <w:r w:rsidR="00A20C24" w:rsidRPr="0066712E">
      <w:rPr>
        <w:sz w:val="18"/>
        <w:szCs w:val="18"/>
        <w:lang w:val="en-US"/>
      </w:rPr>
      <w:t>Software Requirements Specification</w:t>
    </w:r>
    <w:r w:rsidR="00A20C24">
      <w:rPr>
        <w:b w:val="0"/>
        <w:sz w:val="18"/>
        <w:szCs w:val="18"/>
        <w:lang w:val="en-US"/>
      </w:rPr>
      <w:tab/>
    </w:r>
    <w:r w:rsidR="00A20C24">
      <w:rPr>
        <w:b w:val="0"/>
        <w:sz w:val="18"/>
        <w:szCs w:val="18"/>
        <w:lang w:val="en-US"/>
      </w:rPr>
      <w:tab/>
      <w:t>Page</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PAGE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r w:rsidR="00A20C24" w:rsidRPr="0066712E">
      <w:rPr>
        <w:b w:val="0"/>
        <w:sz w:val="18"/>
        <w:szCs w:val="18"/>
        <w:lang w:val="en-US"/>
      </w:rPr>
      <w:t xml:space="preserve"> </w:t>
    </w:r>
    <w:r w:rsidR="00A20C24">
      <w:rPr>
        <w:b w:val="0"/>
        <w:sz w:val="18"/>
        <w:szCs w:val="18"/>
        <w:lang w:val="en-US"/>
      </w:rPr>
      <w:t>of</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NUMPAGES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B395A" w14:textId="77777777" w:rsidR="008C59C1" w:rsidRDefault="008C59C1" w:rsidP="003E5069">
      <w:r>
        <w:separator/>
      </w:r>
    </w:p>
  </w:footnote>
  <w:footnote w:type="continuationSeparator" w:id="0">
    <w:p w14:paraId="33ADE331" w14:textId="77777777" w:rsidR="008C59C1" w:rsidRDefault="008C59C1" w:rsidP="003E5069">
      <w:r>
        <w:continuationSeparator/>
      </w:r>
    </w:p>
  </w:footnote>
  <w:footnote w:type="continuationNotice" w:id="1">
    <w:p w14:paraId="42526814" w14:textId="77777777" w:rsidR="008C59C1" w:rsidRDefault="008C59C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F83E9" w14:textId="2F1762E3" w:rsidR="00A20C24" w:rsidRDefault="00000000">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placeholder>
          <w:docPart w:val="2F974B8F12D44E7583896DA2C1D6A821"/>
        </w:placeholder>
        <w:dataBinding w:prefixMappings="xmlns:ns0='http://purl.org/dc/elements/1.1/' xmlns:ns1='http://schemas.openxmlformats.org/package/2006/metadata/core-properties' " w:xpath="/ns1:coreProperties[1]/ns0:title[1]" w:storeItemID="{6C3C8BC8-F283-45AE-878A-BAB7291924A1}"/>
        <w:text/>
      </w:sdtPr>
      <w:sdtContent>
        <w:r w:rsidR="00866C02">
          <w:rPr>
            <w:rFonts w:asciiTheme="majorHAnsi" w:eastAsiaTheme="majorEastAsia" w:hAnsiTheme="majorHAnsi" w:cstheme="majorBidi"/>
            <w:color w:val="B6332E" w:themeColor="accent1" w:themeShade="BF"/>
          </w:rPr>
          <w:t>AMAPP</w:t>
        </w:r>
      </w:sdtContent>
    </w:sdt>
  </w:p>
  <w:p w14:paraId="25646813" w14:textId="77777777" w:rsidR="00A20C24" w:rsidRDefault="00A20C2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15:restartNumberingAfterBreak="0">
    <w:nsid w:val="02D2706A"/>
    <w:multiLevelType w:val="multilevel"/>
    <w:tmpl w:val="7CCAF204"/>
    <w:lvl w:ilvl="0">
      <w:start w:val="13"/>
      <w:numFmt w:val="decimal"/>
      <w:lvlText w:val="%1"/>
      <w:lvlJc w:val="left"/>
      <w:pPr>
        <w:ind w:left="720" w:hanging="72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2155" w:hanging="180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3088" w:hanging="2520"/>
      </w:pPr>
      <w:rPr>
        <w:rFonts w:hint="default"/>
      </w:rPr>
    </w:lvl>
  </w:abstractNum>
  <w:abstractNum w:abstractNumId="2" w15:restartNumberingAfterBreak="0">
    <w:nsid w:val="03114FCA"/>
    <w:multiLevelType w:val="multilevel"/>
    <w:tmpl w:val="947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D410D"/>
    <w:multiLevelType w:val="multilevel"/>
    <w:tmpl w:val="A36290D2"/>
    <w:lvl w:ilvl="0">
      <w:start w:val="4"/>
      <w:numFmt w:val="decimal"/>
      <w:lvlText w:val="%1."/>
      <w:lvlJc w:val="left"/>
      <w:pPr>
        <w:ind w:left="528" w:hanging="52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15:restartNumberingAfterBreak="0">
    <w:nsid w:val="10315DDE"/>
    <w:multiLevelType w:val="multilevel"/>
    <w:tmpl w:val="8CA62F80"/>
    <w:lvl w:ilvl="0">
      <w:start w:val="4"/>
      <w:numFmt w:val="decimal"/>
      <w:lvlText w:val="%1."/>
      <w:lvlJc w:val="left"/>
      <w:pPr>
        <w:ind w:left="684" w:hanging="6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2B84180"/>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4D20372"/>
    <w:multiLevelType w:val="hybridMultilevel"/>
    <w:tmpl w:val="D076BE74"/>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80C7EB8"/>
    <w:multiLevelType w:val="multilevel"/>
    <w:tmpl w:val="6D66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725C1"/>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2C758560"/>
    <w:multiLevelType w:val="hybridMultilevel"/>
    <w:tmpl w:val="FFFFFFFF"/>
    <w:lvl w:ilvl="0" w:tplc="8370C034">
      <w:start w:val="1"/>
      <w:numFmt w:val="bullet"/>
      <w:lvlText w:val=""/>
      <w:lvlJc w:val="left"/>
      <w:pPr>
        <w:ind w:left="648" w:hanging="360"/>
      </w:pPr>
      <w:rPr>
        <w:rFonts w:ascii="Symbol" w:hAnsi="Symbol" w:hint="default"/>
      </w:rPr>
    </w:lvl>
    <w:lvl w:ilvl="1" w:tplc="0036882E">
      <w:start w:val="1"/>
      <w:numFmt w:val="bullet"/>
      <w:lvlText w:val="o"/>
      <w:lvlJc w:val="left"/>
      <w:pPr>
        <w:ind w:left="1368" w:hanging="360"/>
      </w:pPr>
      <w:rPr>
        <w:rFonts w:ascii="Courier New" w:hAnsi="Courier New" w:hint="default"/>
      </w:rPr>
    </w:lvl>
    <w:lvl w:ilvl="2" w:tplc="DC740872">
      <w:start w:val="1"/>
      <w:numFmt w:val="bullet"/>
      <w:lvlText w:val=""/>
      <w:lvlJc w:val="left"/>
      <w:pPr>
        <w:ind w:left="2088" w:hanging="360"/>
      </w:pPr>
      <w:rPr>
        <w:rFonts w:ascii="Wingdings" w:hAnsi="Wingdings" w:hint="default"/>
      </w:rPr>
    </w:lvl>
    <w:lvl w:ilvl="3" w:tplc="803621BA">
      <w:start w:val="1"/>
      <w:numFmt w:val="bullet"/>
      <w:lvlText w:val=""/>
      <w:lvlJc w:val="left"/>
      <w:pPr>
        <w:ind w:left="2808" w:hanging="360"/>
      </w:pPr>
      <w:rPr>
        <w:rFonts w:ascii="Symbol" w:hAnsi="Symbol" w:hint="default"/>
      </w:rPr>
    </w:lvl>
    <w:lvl w:ilvl="4" w:tplc="42C6048C">
      <w:start w:val="1"/>
      <w:numFmt w:val="bullet"/>
      <w:lvlText w:val="o"/>
      <w:lvlJc w:val="left"/>
      <w:pPr>
        <w:ind w:left="3528" w:hanging="360"/>
      </w:pPr>
      <w:rPr>
        <w:rFonts w:ascii="Courier New" w:hAnsi="Courier New" w:hint="default"/>
      </w:rPr>
    </w:lvl>
    <w:lvl w:ilvl="5" w:tplc="CB2E2F74">
      <w:start w:val="1"/>
      <w:numFmt w:val="bullet"/>
      <w:lvlText w:val=""/>
      <w:lvlJc w:val="left"/>
      <w:pPr>
        <w:ind w:left="4248" w:hanging="360"/>
      </w:pPr>
      <w:rPr>
        <w:rFonts w:ascii="Wingdings" w:hAnsi="Wingdings" w:hint="default"/>
      </w:rPr>
    </w:lvl>
    <w:lvl w:ilvl="6" w:tplc="DA964E26">
      <w:start w:val="1"/>
      <w:numFmt w:val="bullet"/>
      <w:lvlText w:val=""/>
      <w:lvlJc w:val="left"/>
      <w:pPr>
        <w:ind w:left="4968" w:hanging="360"/>
      </w:pPr>
      <w:rPr>
        <w:rFonts w:ascii="Symbol" w:hAnsi="Symbol" w:hint="default"/>
      </w:rPr>
    </w:lvl>
    <w:lvl w:ilvl="7" w:tplc="6714E620">
      <w:start w:val="1"/>
      <w:numFmt w:val="bullet"/>
      <w:lvlText w:val="o"/>
      <w:lvlJc w:val="left"/>
      <w:pPr>
        <w:ind w:left="5688" w:hanging="360"/>
      </w:pPr>
      <w:rPr>
        <w:rFonts w:ascii="Courier New" w:hAnsi="Courier New" w:hint="default"/>
      </w:rPr>
    </w:lvl>
    <w:lvl w:ilvl="8" w:tplc="0680C4C0">
      <w:start w:val="1"/>
      <w:numFmt w:val="bullet"/>
      <w:lvlText w:val=""/>
      <w:lvlJc w:val="left"/>
      <w:pPr>
        <w:ind w:left="6408" w:hanging="360"/>
      </w:pPr>
      <w:rPr>
        <w:rFonts w:ascii="Wingdings" w:hAnsi="Wingdings" w:hint="default"/>
      </w:rPr>
    </w:lvl>
  </w:abstractNum>
  <w:abstractNum w:abstractNumId="10" w15:restartNumberingAfterBreak="0">
    <w:nsid w:val="2E5372E3"/>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11" w15:restartNumberingAfterBreak="0">
    <w:nsid w:val="30F439CD"/>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333A6DB1"/>
    <w:multiLevelType w:val="multilevel"/>
    <w:tmpl w:val="F95E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607DB"/>
    <w:multiLevelType w:val="multilevel"/>
    <w:tmpl w:val="9A400358"/>
    <w:lvl w:ilvl="0">
      <w:start w:val="3"/>
      <w:numFmt w:val="decimal"/>
      <w:lvlText w:val="%1"/>
      <w:lvlJc w:val="left"/>
      <w:pPr>
        <w:ind w:left="360" w:hanging="360"/>
      </w:pPr>
      <w:rPr>
        <w:rFonts w:hint="default"/>
      </w:rPr>
    </w:lvl>
    <w:lvl w:ilvl="1">
      <w:start w:val="1"/>
      <w:numFmt w:val="decimal"/>
      <w:pStyle w:val="Ttulo2"/>
      <w:lvlText w:val="%1.%2"/>
      <w:lvlJc w:val="left"/>
      <w:pPr>
        <w:ind w:left="1440" w:hanging="720"/>
      </w:pPr>
      <w:rPr>
        <w:rFonts w:hint="default"/>
        <w:sz w:val="28"/>
        <w:szCs w:val="28"/>
      </w:rPr>
    </w:lvl>
    <w:lvl w:ilvl="2">
      <w:start w:val="1"/>
      <w:numFmt w:val="decimal"/>
      <w:pStyle w:val="Ttul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7F74522"/>
    <w:multiLevelType w:val="hybridMultilevel"/>
    <w:tmpl w:val="CD6C4F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8A24B9B"/>
    <w:multiLevelType w:val="multilevel"/>
    <w:tmpl w:val="9AD0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17CD7"/>
    <w:multiLevelType w:val="hybridMultilevel"/>
    <w:tmpl w:val="C5E80546"/>
    <w:lvl w:ilvl="0" w:tplc="62FCCB74">
      <w:start w:val="1"/>
      <w:numFmt w:val="decimal"/>
      <w:lvlText w:val="%1."/>
      <w:lvlJc w:val="left"/>
      <w:pPr>
        <w:ind w:left="1800" w:hanging="360"/>
      </w:pPr>
      <w:rPr>
        <w:rFonts w:hint="default"/>
      </w:r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17" w15:restartNumberingAfterBreak="0">
    <w:nsid w:val="40262718"/>
    <w:multiLevelType w:val="multilevel"/>
    <w:tmpl w:val="EF2E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F5282B"/>
    <w:multiLevelType w:val="multilevel"/>
    <w:tmpl w:val="58669A82"/>
    <w:lvl w:ilvl="0">
      <w:start w:val="1"/>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48FA748E"/>
    <w:multiLevelType w:val="hybridMultilevel"/>
    <w:tmpl w:val="68FA9550"/>
    <w:lvl w:ilvl="0" w:tplc="04045F92">
      <w:start w:val="1"/>
      <w:numFmt w:val="decimal"/>
      <w:lvlText w:val="%1."/>
      <w:lvlJc w:val="left"/>
      <w:pPr>
        <w:ind w:left="1080"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21" w15:restartNumberingAfterBreak="0">
    <w:nsid w:val="49E63798"/>
    <w:multiLevelType w:val="multilevel"/>
    <w:tmpl w:val="EB6E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D571A"/>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4E4F7F6D"/>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4F1A604A"/>
    <w:multiLevelType w:val="multilevel"/>
    <w:tmpl w:val="7ADE264E"/>
    <w:lvl w:ilvl="0">
      <w:start w:val="4"/>
      <w:numFmt w:val="decimal"/>
      <w:lvlText w:val="%1."/>
      <w:lvlJc w:val="left"/>
      <w:pPr>
        <w:ind w:left="684" w:hanging="6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F5665C4"/>
    <w:multiLevelType w:val="multilevel"/>
    <w:tmpl w:val="9892B54A"/>
    <w:lvl w:ilvl="0">
      <w:start w:val="3"/>
      <w:numFmt w:val="decimal"/>
      <w:lvlText w:val="%1."/>
      <w:lvlJc w:val="left"/>
      <w:pPr>
        <w:ind w:left="528" w:hanging="528"/>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6" w15:restartNumberingAfterBreak="0">
    <w:nsid w:val="4FBE5FF4"/>
    <w:multiLevelType w:val="hybridMultilevel"/>
    <w:tmpl w:val="CA964F5C"/>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27" w15:restartNumberingAfterBreak="0">
    <w:nsid w:val="54910D52"/>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8" w15:restartNumberingAfterBreak="0">
    <w:nsid w:val="558F0C9D"/>
    <w:multiLevelType w:val="hybridMultilevel"/>
    <w:tmpl w:val="27B0F7D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9" w15:restartNumberingAfterBreak="0">
    <w:nsid w:val="567811EA"/>
    <w:multiLevelType w:val="multilevel"/>
    <w:tmpl w:val="BF18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557AF"/>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31" w15:restartNumberingAfterBreak="0">
    <w:nsid w:val="5D0425BE"/>
    <w:multiLevelType w:val="hybridMultilevel"/>
    <w:tmpl w:val="DE6A27FA"/>
    <w:lvl w:ilvl="0" w:tplc="1FEE663C">
      <w:start w:val="1"/>
      <w:numFmt w:val="decimal"/>
      <w:lvlText w:val="%1."/>
      <w:lvlJc w:val="left"/>
      <w:pPr>
        <w:ind w:left="1008" w:hanging="360"/>
      </w:pPr>
      <w:rPr>
        <w:rFonts w:asciiTheme="minorHAnsi" w:eastAsiaTheme="minorHAnsi" w:hAnsiTheme="minorHAnsi" w:cstheme="minorBidi"/>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32" w15:restartNumberingAfterBreak="0">
    <w:nsid w:val="5D986AAF"/>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 w15:restartNumberingAfterBreak="0">
    <w:nsid w:val="5EBB7C77"/>
    <w:multiLevelType w:val="multilevel"/>
    <w:tmpl w:val="7D48D448"/>
    <w:lvl w:ilvl="0">
      <w:start w:val="1"/>
      <w:numFmt w:val="decimal"/>
      <w:lvlText w:val="%1."/>
      <w:lvlJc w:val="left"/>
      <w:pPr>
        <w:ind w:left="1008" w:hanging="360"/>
      </w:pPr>
      <w:rPr>
        <w:rFonts w:asciiTheme="minorHAnsi" w:eastAsiaTheme="minorHAnsi" w:hAnsiTheme="minorHAnsi" w:cstheme="minorBidi"/>
      </w:rPr>
    </w:lvl>
    <w:lvl w:ilvl="1">
      <w:start w:val="2"/>
      <w:numFmt w:val="decimal"/>
      <w:isLgl/>
      <w:lvlText w:val="%1.%2."/>
      <w:lvlJc w:val="left"/>
      <w:pPr>
        <w:ind w:left="1764"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916" w:hanging="1080"/>
      </w:pPr>
      <w:rPr>
        <w:rFonts w:hint="default"/>
      </w:rPr>
    </w:lvl>
    <w:lvl w:ilvl="4">
      <w:start w:val="1"/>
      <w:numFmt w:val="decimal"/>
      <w:isLgl/>
      <w:lvlText w:val="%1.%2.%3.%4.%5."/>
      <w:lvlJc w:val="left"/>
      <w:pPr>
        <w:ind w:left="3672" w:hanging="1440"/>
      </w:pPr>
      <w:rPr>
        <w:rFonts w:hint="default"/>
      </w:rPr>
    </w:lvl>
    <w:lvl w:ilvl="5">
      <w:start w:val="1"/>
      <w:numFmt w:val="decimal"/>
      <w:isLgl/>
      <w:lvlText w:val="%1.%2.%3.%4.%5.%6."/>
      <w:lvlJc w:val="left"/>
      <w:pPr>
        <w:ind w:left="4068"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76" w:hanging="2160"/>
      </w:pPr>
      <w:rPr>
        <w:rFonts w:hint="default"/>
      </w:rPr>
    </w:lvl>
  </w:abstractNum>
  <w:abstractNum w:abstractNumId="34" w15:restartNumberingAfterBreak="0">
    <w:nsid w:val="676552B4"/>
    <w:multiLevelType w:val="multilevel"/>
    <w:tmpl w:val="DAF0EA82"/>
    <w:lvl w:ilvl="0">
      <w:start w:val="1"/>
      <w:numFmt w:val="decimal"/>
      <w:pStyle w:val="Ttulo1"/>
      <w:lvlText w:val="%1."/>
      <w:lvlJc w:val="left"/>
      <w:pPr>
        <w:ind w:left="435" w:hanging="435"/>
      </w:pPr>
      <w:rPr>
        <w:rFonts w:hint="default"/>
      </w:rPr>
    </w:lvl>
    <w:lvl w:ilvl="1">
      <w:start w:val="1"/>
      <w:numFmt w:val="decimal"/>
      <w:pStyle w:val="estilousecases"/>
      <w:lvlText w:val="%1.%2"/>
      <w:lvlJc w:val="left"/>
      <w:pPr>
        <w:ind w:left="859" w:hanging="576"/>
      </w:pPr>
      <w:rPr>
        <w:rFonts w:hint="default"/>
      </w:rPr>
    </w:lvl>
    <w:lvl w:ilvl="2">
      <w:start w:val="1"/>
      <w:numFmt w:val="decimal"/>
      <w:pStyle w:val="EstiloDescription"/>
      <w:lvlText w:val="%3."/>
      <w:lvlJc w:val="left"/>
      <w:pPr>
        <w:ind w:left="2061" w:hanging="360"/>
      </w:pPr>
      <w:rPr>
        <w:rFonts w:hint="default"/>
        <w:lang w:val="pt-P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68A7271F"/>
    <w:multiLevelType w:val="multilevel"/>
    <w:tmpl w:val="28BE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731F1E"/>
    <w:multiLevelType w:val="hybridMultilevel"/>
    <w:tmpl w:val="E63C459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09318D2"/>
    <w:multiLevelType w:val="multilevel"/>
    <w:tmpl w:val="D622747C"/>
    <w:lvl w:ilvl="0">
      <w:start w:val="10"/>
      <w:numFmt w:val="decimal"/>
      <w:lvlText w:val="%1"/>
      <w:lvlJc w:val="left"/>
      <w:pPr>
        <w:ind w:left="864" w:hanging="864"/>
      </w:pPr>
      <w:rPr>
        <w:rFonts w:hint="default"/>
      </w:rPr>
    </w:lvl>
    <w:lvl w:ilvl="1">
      <w:start w:val="1"/>
      <w:numFmt w:val="decimal"/>
      <w:lvlText w:val="%1.%2"/>
      <w:lvlJc w:val="left"/>
      <w:pPr>
        <w:ind w:left="1714" w:hanging="864"/>
      </w:pPr>
      <w:rPr>
        <w:rFonts w:hint="default"/>
      </w:rPr>
    </w:lvl>
    <w:lvl w:ilvl="2">
      <w:start w:val="1"/>
      <w:numFmt w:val="decimal"/>
      <w:lvlText w:val="%1.%2.%3"/>
      <w:lvlJc w:val="left"/>
      <w:pPr>
        <w:ind w:left="2564" w:hanging="864"/>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6050" w:hanging="180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9320" w:hanging="2520"/>
      </w:pPr>
      <w:rPr>
        <w:rFonts w:hint="default"/>
      </w:rPr>
    </w:lvl>
  </w:abstractNum>
  <w:abstractNum w:abstractNumId="38" w15:restartNumberingAfterBreak="0">
    <w:nsid w:val="72F622E8"/>
    <w:multiLevelType w:val="multilevel"/>
    <w:tmpl w:val="EE9EED8E"/>
    <w:lvl w:ilvl="0">
      <w:start w:val="1"/>
      <w:numFmt w:val="decimal"/>
      <w:lvlText w:val="%1."/>
      <w:lvlJc w:val="left"/>
      <w:pPr>
        <w:tabs>
          <w:tab w:val="num" w:pos="1440"/>
        </w:tabs>
        <w:ind w:left="1440" w:hanging="360"/>
      </w:pPr>
    </w:lvl>
    <w:lvl w:ilvl="1">
      <w:start w:val="2"/>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42875FB"/>
    <w:multiLevelType w:val="hybridMultilevel"/>
    <w:tmpl w:val="E422833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0" w15:restartNumberingAfterBreak="0">
    <w:nsid w:val="752298CE"/>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41" w15:restartNumberingAfterBreak="0">
    <w:nsid w:val="79AC01E7"/>
    <w:multiLevelType w:val="multilevel"/>
    <w:tmpl w:val="F19443E8"/>
    <w:lvl w:ilvl="0">
      <w:start w:val="1"/>
      <w:numFmt w:val="decimal"/>
      <w:lvlText w:val="%1."/>
      <w:lvlJc w:val="left"/>
      <w:pPr>
        <w:ind w:left="1008" w:hanging="360"/>
      </w:pPr>
      <w:rPr>
        <w:rFonts w:asciiTheme="minorHAnsi" w:eastAsiaTheme="minorHAnsi" w:hAnsiTheme="minorHAnsi" w:cstheme="minorBidi"/>
      </w:rPr>
    </w:lvl>
    <w:lvl w:ilvl="1">
      <w:start w:val="2"/>
      <w:numFmt w:val="decimal"/>
      <w:isLgl/>
      <w:lvlText w:val="%1.%2"/>
      <w:lvlJc w:val="left"/>
      <w:pPr>
        <w:ind w:left="1764"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916" w:hanging="1080"/>
      </w:pPr>
      <w:rPr>
        <w:rFonts w:hint="default"/>
      </w:rPr>
    </w:lvl>
    <w:lvl w:ilvl="4">
      <w:start w:val="1"/>
      <w:numFmt w:val="decimal"/>
      <w:isLgl/>
      <w:lvlText w:val="%1.%2.%3.%4.%5"/>
      <w:lvlJc w:val="left"/>
      <w:pPr>
        <w:ind w:left="3312" w:hanging="1080"/>
      </w:pPr>
      <w:rPr>
        <w:rFonts w:hint="default"/>
      </w:rPr>
    </w:lvl>
    <w:lvl w:ilvl="5">
      <w:start w:val="1"/>
      <w:numFmt w:val="decimal"/>
      <w:isLgl/>
      <w:lvlText w:val="%1.%2.%3.%4.%5.%6"/>
      <w:lvlJc w:val="left"/>
      <w:pPr>
        <w:ind w:left="4068"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220" w:hanging="1800"/>
      </w:pPr>
      <w:rPr>
        <w:rFonts w:hint="default"/>
      </w:rPr>
    </w:lvl>
    <w:lvl w:ilvl="8">
      <w:start w:val="1"/>
      <w:numFmt w:val="decimal"/>
      <w:isLgl/>
      <w:lvlText w:val="%1.%2.%3.%4.%5.%6.%7.%8.%9"/>
      <w:lvlJc w:val="left"/>
      <w:pPr>
        <w:ind w:left="5976" w:hanging="2160"/>
      </w:pPr>
      <w:rPr>
        <w:rFonts w:hint="default"/>
      </w:rPr>
    </w:lvl>
  </w:abstractNum>
  <w:abstractNum w:abstractNumId="42" w15:restartNumberingAfterBreak="0">
    <w:nsid w:val="7BD57757"/>
    <w:multiLevelType w:val="hybridMultilevel"/>
    <w:tmpl w:val="EF9600CE"/>
    <w:lvl w:ilvl="0" w:tplc="04045F9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7D335061"/>
    <w:multiLevelType w:val="hybridMultilevel"/>
    <w:tmpl w:val="D27203FC"/>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num w:numId="1" w16cid:durableId="762184116">
    <w:abstractNumId w:val="9"/>
  </w:num>
  <w:num w:numId="2" w16cid:durableId="873079563">
    <w:abstractNumId w:val="18"/>
  </w:num>
  <w:num w:numId="3" w16cid:durableId="1510631650">
    <w:abstractNumId w:val="13"/>
  </w:num>
  <w:num w:numId="4" w16cid:durableId="877203287">
    <w:abstractNumId w:val="34"/>
  </w:num>
  <w:num w:numId="5" w16cid:durableId="197932949">
    <w:abstractNumId w:val="0"/>
  </w:num>
  <w:num w:numId="6" w16cid:durableId="2091148715">
    <w:abstractNumId w:val="29"/>
  </w:num>
  <w:num w:numId="7" w16cid:durableId="1542134087">
    <w:abstractNumId w:val="38"/>
  </w:num>
  <w:num w:numId="8" w16cid:durableId="2116240813">
    <w:abstractNumId w:val="10"/>
  </w:num>
  <w:num w:numId="9" w16cid:durableId="1447114206">
    <w:abstractNumId w:val="40"/>
  </w:num>
  <w:num w:numId="10" w16cid:durableId="786656056">
    <w:abstractNumId w:val="17"/>
  </w:num>
  <w:num w:numId="11" w16cid:durableId="440422270">
    <w:abstractNumId w:val="2"/>
  </w:num>
  <w:num w:numId="12" w16cid:durableId="2033526764">
    <w:abstractNumId w:val="35"/>
  </w:num>
  <w:num w:numId="13" w16cid:durableId="431243395">
    <w:abstractNumId w:val="21"/>
  </w:num>
  <w:num w:numId="14" w16cid:durableId="1781028998">
    <w:abstractNumId w:val="6"/>
  </w:num>
  <w:num w:numId="15" w16cid:durableId="1296178593">
    <w:abstractNumId w:val="8"/>
  </w:num>
  <w:num w:numId="16" w16cid:durableId="393629839">
    <w:abstractNumId w:val="32"/>
  </w:num>
  <w:num w:numId="17" w16cid:durableId="1352299106">
    <w:abstractNumId w:val="22"/>
  </w:num>
  <w:num w:numId="18" w16cid:durableId="490105080">
    <w:abstractNumId w:val="5"/>
  </w:num>
  <w:num w:numId="19" w16cid:durableId="571278251">
    <w:abstractNumId w:val="27"/>
  </w:num>
  <w:num w:numId="20" w16cid:durableId="1794668631">
    <w:abstractNumId w:val="36"/>
  </w:num>
  <w:num w:numId="21" w16cid:durableId="529344935">
    <w:abstractNumId w:val="11"/>
  </w:num>
  <w:num w:numId="22" w16cid:durableId="1180314360">
    <w:abstractNumId w:val="23"/>
  </w:num>
  <w:num w:numId="23" w16cid:durableId="1351105801">
    <w:abstractNumId w:val="16"/>
  </w:num>
  <w:num w:numId="24" w16cid:durableId="1163550891">
    <w:abstractNumId w:val="26"/>
  </w:num>
  <w:num w:numId="25" w16cid:durableId="19860150">
    <w:abstractNumId w:val="31"/>
  </w:num>
  <w:num w:numId="26" w16cid:durableId="583300023">
    <w:abstractNumId w:val="41"/>
  </w:num>
  <w:num w:numId="27" w16cid:durableId="957375239">
    <w:abstractNumId w:val="33"/>
  </w:num>
  <w:num w:numId="28" w16cid:durableId="1179126503">
    <w:abstractNumId w:val="42"/>
  </w:num>
  <w:num w:numId="29" w16cid:durableId="1731925118">
    <w:abstractNumId w:val="20"/>
  </w:num>
  <w:num w:numId="30" w16cid:durableId="2070765276">
    <w:abstractNumId w:val="19"/>
  </w:num>
  <w:num w:numId="31" w16cid:durableId="342438972">
    <w:abstractNumId w:val="30"/>
  </w:num>
  <w:num w:numId="32" w16cid:durableId="1605647169">
    <w:abstractNumId w:val="7"/>
  </w:num>
  <w:num w:numId="33" w16cid:durableId="173113040">
    <w:abstractNumId w:val="37"/>
  </w:num>
  <w:num w:numId="34" w16cid:durableId="997657349">
    <w:abstractNumId w:val="12"/>
  </w:num>
  <w:num w:numId="35" w16cid:durableId="35014353">
    <w:abstractNumId w:val="24"/>
  </w:num>
  <w:num w:numId="36" w16cid:durableId="1270353410">
    <w:abstractNumId w:val="4"/>
  </w:num>
  <w:num w:numId="37" w16cid:durableId="932543811">
    <w:abstractNumId w:val="14"/>
  </w:num>
  <w:num w:numId="38" w16cid:durableId="1943146679">
    <w:abstractNumId w:val="39"/>
  </w:num>
  <w:num w:numId="39" w16cid:durableId="2011517642">
    <w:abstractNumId w:val="28"/>
  </w:num>
  <w:num w:numId="40" w16cid:durableId="1033384524">
    <w:abstractNumId w:val="25"/>
  </w:num>
  <w:num w:numId="41" w16cid:durableId="1411541753">
    <w:abstractNumId w:val="3"/>
  </w:num>
  <w:num w:numId="42" w16cid:durableId="245919542">
    <w:abstractNumId w:val="1"/>
  </w:num>
  <w:num w:numId="43" w16cid:durableId="1427074374">
    <w:abstractNumId w:val="15"/>
  </w:num>
  <w:num w:numId="44" w16cid:durableId="46876946">
    <w:abstractNumId w:val="4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0075A"/>
    <w:rsid w:val="00000A13"/>
    <w:rsid w:val="00000B83"/>
    <w:rsid w:val="00000EE0"/>
    <w:rsid w:val="0000172B"/>
    <w:rsid w:val="000020FD"/>
    <w:rsid w:val="00002659"/>
    <w:rsid w:val="00002C8D"/>
    <w:rsid w:val="00002CDE"/>
    <w:rsid w:val="0000371C"/>
    <w:rsid w:val="0000395F"/>
    <w:rsid w:val="00004006"/>
    <w:rsid w:val="00006200"/>
    <w:rsid w:val="00007AF3"/>
    <w:rsid w:val="000103A5"/>
    <w:rsid w:val="00011C15"/>
    <w:rsid w:val="00012265"/>
    <w:rsid w:val="00012D87"/>
    <w:rsid w:val="0001324C"/>
    <w:rsid w:val="000139B9"/>
    <w:rsid w:val="000149FD"/>
    <w:rsid w:val="00014BE4"/>
    <w:rsid w:val="00014F55"/>
    <w:rsid w:val="00014FEA"/>
    <w:rsid w:val="00015497"/>
    <w:rsid w:val="00015A9F"/>
    <w:rsid w:val="000165F3"/>
    <w:rsid w:val="000171D9"/>
    <w:rsid w:val="0001729C"/>
    <w:rsid w:val="000175F7"/>
    <w:rsid w:val="00017C88"/>
    <w:rsid w:val="00017CC9"/>
    <w:rsid w:val="000204BA"/>
    <w:rsid w:val="0002065F"/>
    <w:rsid w:val="000209AB"/>
    <w:rsid w:val="00020C28"/>
    <w:rsid w:val="00021286"/>
    <w:rsid w:val="00021356"/>
    <w:rsid w:val="0002184A"/>
    <w:rsid w:val="000218BE"/>
    <w:rsid w:val="00021CEA"/>
    <w:rsid w:val="0002223A"/>
    <w:rsid w:val="0002332C"/>
    <w:rsid w:val="000250FA"/>
    <w:rsid w:val="00025332"/>
    <w:rsid w:val="0002568E"/>
    <w:rsid w:val="00025E5C"/>
    <w:rsid w:val="000260B7"/>
    <w:rsid w:val="00027B79"/>
    <w:rsid w:val="00027EA6"/>
    <w:rsid w:val="00027F20"/>
    <w:rsid w:val="000318CC"/>
    <w:rsid w:val="000319A8"/>
    <w:rsid w:val="00031D58"/>
    <w:rsid w:val="00031FC7"/>
    <w:rsid w:val="00035C56"/>
    <w:rsid w:val="00035F69"/>
    <w:rsid w:val="00036F42"/>
    <w:rsid w:val="000401B7"/>
    <w:rsid w:val="000403B8"/>
    <w:rsid w:val="0004087F"/>
    <w:rsid w:val="00041B2F"/>
    <w:rsid w:val="00042E61"/>
    <w:rsid w:val="00042FEA"/>
    <w:rsid w:val="00043333"/>
    <w:rsid w:val="00043774"/>
    <w:rsid w:val="00043F8D"/>
    <w:rsid w:val="000440C0"/>
    <w:rsid w:val="000445A5"/>
    <w:rsid w:val="00044B49"/>
    <w:rsid w:val="000457B6"/>
    <w:rsid w:val="00046299"/>
    <w:rsid w:val="000462EF"/>
    <w:rsid w:val="000463C9"/>
    <w:rsid w:val="00046A64"/>
    <w:rsid w:val="00046B75"/>
    <w:rsid w:val="00047206"/>
    <w:rsid w:val="00047585"/>
    <w:rsid w:val="0004788D"/>
    <w:rsid w:val="00047907"/>
    <w:rsid w:val="00051415"/>
    <w:rsid w:val="00051691"/>
    <w:rsid w:val="00051849"/>
    <w:rsid w:val="00053171"/>
    <w:rsid w:val="00053428"/>
    <w:rsid w:val="00053860"/>
    <w:rsid w:val="00053D83"/>
    <w:rsid w:val="00054973"/>
    <w:rsid w:val="00054CB1"/>
    <w:rsid w:val="00055CD8"/>
    <w:rsid w:val="000568AA"/>
    <w:rsid w:val="00056AC1"/>
    <w:rsid w:val="0005700B"/>
    <w:rsid w:val="00057063"/>
    <w:rsid w:val="000571F0"/>
    <w:rsid w:val="000609DD"/>
    <w:rsid w:val="00060EF5"/>
    <w:rsid w:val="0006181F"/>
    <w:rsid w:val="00061AC8"/>
    <w:rsid w:val="000623B0"/>
    <w:rsid w:val="00062B4F"/>
    <w:rsid w:val="00062DE6"/>
    <w:rsid w:val="000642CB"/>
    <w:rsid w:val="00064D4E"/>
    <w:rsid w:val="00066187"/>
    <w:rsid w:val="000665C0"/>
    <w:rsid w:val="000669A7"/>
    <w:rsid w:val="00070C19"/>
    <w:rsid w:val="00071C38"/>
    <w:rsid w:val="0007249F"/>
    <w:rsid w:val="0007358E"/>
    <w:rsid w:val="00073E76"/>
    <w:rsid w:val="00074349"/>
    <w:rsid w:val="00074B66"/>
    <w:rsid w:val="0007526F"/>
    <w:rsid w:val="00075812"/>
    <w:rsid w:val="00075CB8"/>
    <w:rsid w:val="00076209"/>
    <w:rsid w:val="0007719C"/>
    <w:rsid w:val="00077342"/>
    <w:rsid w:val="0007752F"/>
    <w:rsid w:val="0007796F"/>
    <w:rsid w:val="00077D85"/>
    <w:rsid w:val="00077F74"/>
    <w:rsid w:val="000801F4"/>
    <w:rsid w:val="000815FE"/>
    <w:rsid w:val="000816DB"/>
    <w:rsid w:val="00081A4C"/>
    <w:rsid w:val="00081E44"/>
    <w:rsid w:val="00082920"/>
    <w:rsid w:val="000830F0"/>
    <w:rsid w:val="00083291"/>
    <w:rsid w:val="000837CC"/>
    <w:rsid w:val="00084BEC"/>
    <w:rsid w:val="00085245"/>
    <w:rsid w:val="000855F6"/>
    <w:rsid w:val="00085DAD"/>
    <w:rsid w:val="00086581"/>
    <w:rsid w:val="00086761"/>
    <w:rsid w:val="00086864"/>
    <w:rsid w:val="00086DD5"/>
    <w:rsid w:val="00090CD6"/>
    <w:rsid w:val="000917BC"/>
    <w:rsid w:val="00091CBE"/>
    <w:rsid w:val="000923EE"/>
    <w:rsid w:val="0009273A"/>
    <w:rsid w:val="000929C4"/>
    <w:rsid w:val="00092D86"/>
    <w:rsid w:val="00094A3C"/>
    <w:rsid w:val="0009524B"/>
    <w:rsid w:val="00095359"/>
    <w:rsid w:val="00095897"/>
    <w:rsid w:val="00095EDC"/>
    <w:rsid w:val="000965D2"/>
    <w:rsid w:val="000A03A1"/>
    <w:rsid w:val="000A0516"/>
    <w:rsid w:val="000A1A02"/>
    <w:rsid w:val="000A1AB1"/>
    <w:rsid w:val="000A1C69"/>
    <w:rsid w:val="000A2B76"/>
    <w:rsid w:val="000A2FCB"/>
    <w:rsid w:val="000A34D8"/>
    <w:rsid w:val="000A4DED"/>
    <w:rsid w:val="000A5970"/>
    <w:rsid w:val="000A651E"/>
    <w:rsid w:val="000A6A12"/>
    <w:rsid w:val="000A71F8"/>
    <w:rsid w:val="000B032A"/>
    <w:rsid w:val="000B15C1"/>
    <w:rsid w:val="000B17D0"/>
    <w:rsid w:val="000B1CFF"/>
    <w:rsid w:val="000B1F6D"/>
    <w:rsid w:val="000B22B5"/>
    <w:rsid w:val="000B2F9B"/>
    <w:rsid w:val="000B3DF5"/>
    <w:rsid w:val="000B3FA0"/>
    <w:rsid w:val="000B7382"/>
    <w:rsid w:val="000B79C3"/>
    <w:rsid w:val="000C0E16"/>
    <w:rsid w:val="000C0FFA"/>
    <w:rsid w:val="000C1C5C"/>
    <w:rsid w:val="000C2E3D"/>
    <w:rsid w:val="000C30AB"/>
    <w:rsid w:val="000C3AC8"/>
    <w:rsid w:val="000C3E8B"/>
    <w:rsid w:val="000C5D47"/>
    <w:rsid w:val="000C643F"/>
    <w:rsid w:val="000C6AB0"/>
    <w:rsid w:val="000C725C"/>
    <w:rsid w:val="000C7591"/>
    <w:rsid w:val="000C7DA5"/>
    <w:rsid w:val="000D005B"/>
    <w:rsid w:val="000D0BB9"/>
    <w:rsid w:val="000D1097"/>
    <w:rsid w:val="000D1B7B"/>
    <w:rsid w:val="000D1CCA"/>
    <w:rsid w:val="000D1FAC"/>
    <w:rsid w:val="000D2486"/>
    <w:rsid w:val="000D29CC"/>
    <w:rsid w:val="000D3047"/>
    <w:rsid w:val="000D3997"/>
    <w:rsid w:val="000D3D04"/>
    <w:rsid w:val="000D42EC"/>
    <w:rsid w:val="000D525C"/>
    <w:rsid w:val="000D52D9"/>
    <w:rsid w:val="000D5E5B"/>
    <w:rsid w:val="000D6272"/>
    <w:rsid w:val="000D7409"/>
    <w:rsid w:val="000D75B3"/>
    <w:rsid w:val="000E1F54"/>
    <w:rsid w:val="000E2019"/>
    <w:rsid w:val="000E201A"/>
    <w:rsid w:val="000E36B4"/>
    <w:rsid w:val="000E4523"/>
    <w:rsid w:val="000E4A65"/>
    <w:rsid w:val="000E593E"/>
    <w:rsid w:val="000E59FD"/>
    <w:rsid w:val="000E6D6A"/>
    <w:rsid w:val="000E7172"/>
    <w:rsid w:val="000F08BD"/>
    <w:rsid w:val="000F318E"/>
    <w:rsid w:val="000F3221"/>
    <w:rsid w:val="000F3E4D"/>
    <w:rsid w:val="000F3F69"/>
    <w:rsid w:val="000F46F7"/>
    <w:rsid w:val="000F668E"/>
    <w:rsid w:val="000F6DAA"/>
    <w:rsid w:val="000F7210"/>
    <w:rsid w:val="00101261"/>
    <w:rsid w:val="0010162F"/>
    <w:rsid w:val="0010248E"/>
    <w:rsid w:val="0010266B"/>
    <w:rsid w:val="00102673"/>
    <w:rsid w:val="00102770"/>
    <w:rsid w:val="001040F8"/>
    <w:rsid w:val="00105230"/>
    <w:rsid w:val="00105F02"/>
    <w:rsid w:val="00106B02"/>
    <w:rsid w:val="0010701F"/>
    <w:rsid w:val="00107E61"/>
    <w:rsid w:val="001106CB"/>
    <w:rsid w:val="00110831"/>
    <w:rsid w:val="00112E1A"/>
    <w:rsid w:val="001135D2"/>
    <w:rsid w:val="00113728"/>
    <w:rsid w:val="00113B47"/>
    <w:rsid w:val="00115AAC"/>
    <w:rsid w:val="00115E7E"/>
    <w:rsid w:val="00116765"/>
    <w:rsid w:val="00117394"/>
    <w:rsid w:val="00117788"/>
    <w:rsid w:val="001178C4"/>
    <w:rsid w:val="00117BBC"/>
    <w:rsid w:val="0012015F"/>
    <w:rsid w:val="001214B1"/>
    <w:rsid w:val="0012223B"/>
    <w:rsid w:val="00122BF7"/>
    <w:rsid w:val="001234B0"/>
    <w:rsid w:val="00123D4D"/>
    <w:rsid w:val="00123EAC"/>
    <w:rsid w:val="00123EDA"/>
    <w:rsid w:val="001243E1"/>
    <w:rsid w:val="0012554C"/>
    <w:rsid w:val="00125BA9"/>
    <w:rsid w:val="00125DBE"/>
    <w:rsid w:val="0012711E"/>
    <w:rsid w:val="00127D71"/>
    <w:rsid w:val="00130A4A"/>
    <w:rsid w:val="00131025"/>
    <w:rsid w:val="001320D0"/>
    <w:rsid w:val="001325E3"/>
    <w:rsid w:val="00133BD4"/>
    <w:rsid w:val="00134667"/>
    <w:rsid w:val="0013470C"/>
    <w:rsid w:val="00135662"/>
    <w:rsid w:val="00135E4A"/>
    <w:rsid w:val="0013636E"/>
    <w:rsid w:val="00137813"/>
    <w:rsid w:val="00141420"/>
    <w:rsid w:val="001416C5"/>
    <w:rsid w:val="0014253D"/>
    <w:rsid w:val="00146110"/>
    <w:rsid w:val="0014708F"/>
    <w:rsid w:val="0014740C"/>
    <w:rsid w:val="001478D5"/>
    <w:rsid w:val="00150C4E"/>
    <w:rsid w:val="00151355"/>
    <w:rsid w:val="00151375"/>
    <w:rsid w:val="001514E2"/>
    <w:rsid w:val="001520A4"/>
    <w:rsid w:val="00152111"/>
    <w:rsid w:val="0015272F"/>
    <w:rsid w:val="00153A69"/>
    <w:rsid w:val="00154A1C"/>
    <w:rsid w:val="00154BBF"/>
    <w:rsid w:val="0015559D"/>
    <w:rsid w:val="00155CB0"/>
    <w:rsid w:val="00156836"/>
    <w:rsid w:val="001569D5"/>
    <w:rsid w:val="001575BD"/>
    <w:rsid w:val="00160147"/>
    <w:rsid w:val="00160DAC"/>
    <w:rsid w:val="00160DC8"/>
    <w:rsid w:val="001616B4"/>
    <w:rsid w:val="00161BD9"/>
    <w:rsid w:val="001627CA"/>
    <w:rsid w:val="00162A58"/>
    <w:rsid w:val="0016323F"/>
    <w:rsid w:val="00163867"/>
    <w:rsid w:val="00163CA9"/>
    <w:rsid w:val="00164736"/>
    <w:rsid w:val="0016495E"/>
    <w:rsid w:val="001649C0"/>
    <w:rsid w:val="00165CF5"/>
    <w:rsid w:val="00165D34"/>
    <w:rsid w:val="00167708"/>
    <w:rsid w:val="00170135"/>
    <w:rsid w:val="00171708"/>
    <w:rsid w:val="001717E5"/>
    <w:rsid w:val="00173843"/>
    <w:rsid w:val="0017391A"/>
    <w:rsid w:val="00173E8C"/>
    <w:rsid w:val="001743A8"/>
    <w:rsid w:val="0017491F"/>
    <w:rsid w:val="001752A9"/>
    <w:rsid w:val="00175931"/>
    <w:rsid w:val="0018004D"/>
    <w:rsid w:val="00180402"/>
    <w:rsid w:val="00180492"/>
    <w:rsid w:val="00181F83"/>
    <w:rsid w:val="001822A8"/>
    <w:rsid w:val="001825EE"/>
    <w:rsid w:val="001827B4"/>
    <w:rsid w:val="00183200"/>
    <w:rsid w:val="00183B44"/>
    <w:rsid w:val="0018426F"/>
    <w:rsid w:val="001851AE"/>
    <w:rsid w:val="0018597A"/>
    <w:rsid w:val="00186099"/>
    <w:rsid w:val="0018617A"/>
    <w:rsid w:val="00186793"/>
    <w:rsid w:val="00187A87"/>
    <w:rsid w:val="00190338"/>
    <w:rsid w:val="00190899"/>
    <w:rsid w:val="00190A27"/>
    <w:rsid w:val="001915CC"/>
    <w:rsid w:val="00192BDE"/>
    <w:rsid w:val="00192FAB"/>
    <w:rsid w:val="0019360E"/>
    <w:rsid w:val="00193AB7"/>
    <w:rsid w:val="00196867"/>
    <w:rsid w:val="00197F06"/>
    <w:rsid w:val="001A00D1"/>
    <w:rsid w:val="001A1BC4"/>
    <w:rsid w:val="001A2168"/>
    <w:rsid w:val="001A21F2"/>
    <w:rsid w:val="001A4722"/>
    <w:rsid w:val="001A4758"/>
    <w:rsid w:val="001A4B3C"/>
    <w:rsid w:val="001A5C10"/>
    <w:rsid w:val="001A5C6E"/>
    <w:rsid w:val="001A6635"/>
    <w:rsid w:val="001A663D"/>
    <w:rsid w:val="001A6DCB"/>
    <w:rsid w:val="001A7B6F"/>
    <w:rsid w:val="001B040D"/>
    <w:rsid w:val="001B04F5"/>
    <w:rsid w:val="001B0B26"/>
    <w:rsid w:val="001B0D44"/>
    <w:rsid w:val="001B0E8D"/>
    <w:rsid w:val="001B195D"/>
    <w:rsid w:val="001B224E"/>
    <w:rsid w:val="001B3833"/>
    <w:rsid w:val="001B385B"/>
    <w:rsid w:val="001B46F5"/>
    <w:rsid w:val="001B4740"/>
    <w:rsid w:val="001B6944"/>
    <w:rsid w:val="001B70A2"/>
    <w:rsid w:val="001B7889"/>
    <w:rsid w:val="001B7CA7"/>
    <w:rsid w:val="001B7F44"/>
    <w:rsid w:val="001C026E"/>
    <w:rsid w:val="001C088F"/>
    <w:rsid w:val="001C1703"/>
    <w:rsid w:val="001C2D7B"/>
    <w:rsid w:val="001C4A94"/>
    <w:rsid w:val="001C5C78"/>
    <w:rsid w:val="001C5EEC"/>
    <w:rsid w:val="001C60C0"/>
    <w:rsid w:val="001C63B0"/>
    <w:rsid w:val="001C6A83"/>
    <w:rsid w:val="001C6CC8"/>
    <w:rsid w:val="001C7687"/>
    <w:rsid w:val="001D0977"/>
    <w:rsid w:val="001D1605"/>
    <w:rsid w:val="001D18F1"/>
    <w:rsid w:val="001D1C67"/>
    <w:rsid w:val="001D1D26"/>
    <w:rsid w:val="001D23FE"/>
    <w:rsid w:val="001D272F"/>
    <w:rsid w:val="001D3CE4"/>
    <w:rsid w:val="001D3D28"/>
    <w:rsid w:val="001D4994"/>
    <w:rsid w:val="001D4C1F"/>
    <w:rsid w:val="001D548A"/>
    <w:rsid w:val="001D54EC"/>
    <w:rsid w:val="001D5A70"/>
    <w:rsid w:val="001E144C"/>
    <w:rsid w:val="001E1726"/>
    <w:rsid w:val="001E298B"/>
    <w:rsid w:val="001E2B7C"/>
    <w:rsid w:val="001E34E8"/>
    <w:rsid w:val="001E396C"/>
    <w:rsid w:val="001E3CEA"/>
    <w:rsid w:val="001E3DB0"/>
    <w:rsid w:val="001E3F08"/>
    <w:rsid w:val="001E52CB"/>
    <w:rsid w:val="001E6130"/>
    <w:rsid w:val="001E7836"/>
    <w:rsid w:val="001F028F"/>
    <w:rsid w:val="001F1355"/>
    <w:rsid w:val="001F13D2"/>
    <w:rsid w:val="001F1831"/>
    <w:rsid w:val="001F384F"/>
    <w:rsid w:val="001F3DAC"/>
    <w:rsid w:val="001F501B"/>
    <w:rsid w:val="001F5108"/>
    <w:rsid w:val="001F540C"/>
    <w:rsid w:val="001F5628"/>
    <w:rsid w:val="001F5797"/>
    <w:rsid w:val="001F70A0"/>
    <w:rsid w:val="001F7C3D"/>
    <w:rsid w:val="001F7D13"/>
    <w:rsid w:val="001F7FFC"/>
    <w:rsid w:val="002027A3"/>
    <w:rsid w:val="00203397"/>
    <w:rsid w:val="00204E83"/>
    <w:rsid w:val="00204FD8"/>
    <w:rsid w:val="002054E8"/>
    <w:rsid w:val="00210F04"/>
    <w:rsid w:val="0021145D"/>
    <w:rsid w:val="00211B5C"/>
    <w:rsid w:val="00211E9D"/>
    <w:rsid w:val="0021309E"/>
    <w:rsid w:val="002133BC"/>
    <w:rsid w:val="002158D6"/>
    <w:rsid w:val="00215D43"/>
    <w:rsid w:val="002165E0"/>
    <w:rsid w:val="002178A0"/>
    <w:rsid w:val="00217DD3"/>
    <w:rsid w:val="00220518"/>
    <w:rsid w:val="00220D00"/>
    <w:rsid w:val="00221CDD"/>
    <w:rsid w:val="00221EC0"/>
    <w:rsid w:val="002226AF"/>
    <w:rsid w:val="00222991"/>
    <w:rsid w:val="00222FE8"/>
    <w:rsid w:val="00223276"/>
    <w:rsid w:val="002238F0"/>
    <w:rsid w:val="0022526F"/>
    <w:rsid w:val="00227096"/>
    <w:rsid w:val="002307C7"/>
    <w:rsid w:val="00231378"/>
    <w:rsid w:val="00231CAF"/>
    <w:rsid w:val="00232B6A"/>
    <w:rsid w:val="00232F92"/>
    <w:rsid w:val="00233168"/>
    <w:rsid w:val="00233358"/>
    <w:rsid w:val="00233406"/>
    <w:rsid w:val="00234373"/>
    <w:rsid w:val="00235ECE"/>
    <w:rsid w:val="00236920"/>
    <w:rsid w:val="00236C89"/>
    <w:rsid w:val="00237147"/>
    <w:rsid w:val="00237595"/>
    <w:rsid w:val="002407D4"/>
    <w:rsid w:val="00240862"/>
    <w:rsid w:val="00240EA7"/>
    <w:rsid w:val="002423F7"/>
    <w:rsid w:val="0024277D"/>
    <w:rsid w:val="00243184"/>
    <w:rsid w:val="00244A36"/>
    <w:rsid w:val="00244A46"/>
    <w:rsid w:val="00245305"/>
    <w:rsid w:val="00245C10"/>
    <w:rsid w:val="00246D15"/>
    <w:rsid w:val="00246F03"/>
    <w:rsid w:val="00247ED8"/>
    <w:rsid w:val="00250A9C"/>
    <w:rsid w:val="00250B24"/>
    <w:rsid w:val="00250C0F"/>
    <w:rsid w:val="00252521"/>
    <w:rsid w:val="00252DCF"/>
    <w:rsid w:val="002533BF"/>
    <w:rsid w:val="00253C18"/>
    <w:rsid w:val="0025429F"/>
    <w:rsid w:val="00254460"/>
    <w:rsid w:val="00255161"/>
    <w:rsid w:val="002578C0"/>
    <w:rsid w:val="00257E48"/>
    <w:rsid w:val="00260F62"/>
    <w:rsid w:val="00260FD5"/>
    <w:rsid w:val="00262D19"/>
    <w:rsid w:val="00262FB7"/>
    <w:rsid w:val="00263781"/>
    <w:rsid w:val="00263934"/>
    <w:rsid w:val="002641AF"/>
    <w:rsid w:val="00264270"/>
    <w:rsid w:val="0026474D"/>
    <w:rsid w:val="002648F8"/>
    <w:rsid w:val="00264C61"/>
    <w:rsid w:val="0026557C"/>
    <w:rsid w:val="00266F67"/>
    <w:rsid w:val="00267C95"/>
    <w:rsid w:val="002701F6"/>
    <w:rsid w:val="00270317"/>
    <w:rsid w:val="002707C7"/>
    <w:rsid w:val="00270EA9"/>
    <w:rsid w:val="0027163A"/>
    <w:rsid w:val="00272AEB"/>
    <w:rsid w:val="0027302F"/>
    <w:rsid w:val="002741C3"/>
    <w:rsid w:val="00274B4D"/>
    <w:rsid w:val="0027553F"/>
    <w:rsid w:val="00275BFA"/>
    <w:rsid w:val="00275D2F"/>
    <w:rsid w:val="00275DBD"/>
    <w:rsid w:val="00276514"/>
    <w:rsid w:val="00280067"/>
    <w:rsid w:val="0028118C"/>
    <w:rsid w:val="002820DA"/>
    <w:rsid w:val="00282F80"/>
    <w:rsid w:val="0028395F"/>
    <w:rsid w:val="00285210"/>
    <w:rsid w:val="00286F40"/>
    <w:rsid w:val="00290531"/>
    <w:rsid w:val="00292BB5"/>
    <w:rsid w:val="00294162"/>
    <w:rsid w:val="00294D85"/>
    <w:rsid w:val="00296244"/>
    <w:rsid w:val="00296821"/>
    <w:rsid w:val="00296BF5"/>
    <w:rsid w:val="00296E85"/>
    <w:rsid w:val="002975E9"/>
    <w:rsid w:val="002A01EA"/>
    <w:rsid w:val="002A026E"/>
    <w:rsid w:val="002A0A37"/>
    <w:rsid w:val="002A0AAE"/>
    <w:rsid w:val="002A14AF"/>
    <w:rsid w:val="002A1600"/>
    <w:rsid w:val="002A1DFA"/>
    <w:rsid w:val="002A2F10"/>
    <w:rsid w:val="002A36E9"/>
    <w:rsid w:val="002A39C3"/>
    <w:rsid w:val="002A39D3"/>
    <w:rsid w:val="002A3C30"/>
    <w:rsid w:val="002A4A76"/>
    <w:rsid w:val="002A4C48"/>
    <w:rsid w:val="002A4EB2"/>
    <w:rsid w:val="002A51AB"/>
    <w:rsid w:val="002A598F"/>
    <w:rsid w:val="002A6BF1"/>
    <w:rsid w:val="002A7284"/>
    <w:rsid w:val="002A79F1"/>
    <w:rsid w:val="002B0ED2"/>
    <w:rsid w:val="002B1108"/>
    <w:rsid w:val="002B1E4A"/>
    <w:rsid w:val="002B1E8E"/>
    <w:rsid w:val="002B4546"/>
    <w:rsid w:val="002B4CE5"/>
    <w:rsid w:val="002B5284"/>
    <w:rsid w:val="002B662F"/>
    <w:rsid w:val="002B76BA"/>
    <w:rsid w:val="002B7722"/>
    <w:rsid w:val="002C0449"/>
    <w:rsid w:val="002C1B5E"/>
    <w:rsid w:val="002C226B"/>
    <w:rsid w:val="002C231B"/>
    <w:rsid w:val="002C238D"/>
    <w:rsid w:val="002C4D43"/>
    <w:rsid w:val="002C61F2"/>
    <w:rsid w:val="002C679E"/>
    <w:rsid w:val="002C7D9A"/>
    <w:rsid w:val="002D0A85"/>
    <w:rsid w:val="002D22DA"/>
    <w:rsid w:val="002D2E4A"/>
    <w:rsid w:val="002D4C97"/>
    <w:rsid w:val="002D4E82"/>
    <w:rsid w:val="002D5EAB"/>
    <w:rsid w:val="002D6575"/>
    <w:rsid w:val="002D6F36"/>
    <w:rsid w:val="002D73AF"/>
    <w:rsid w:val="002D756E"/>
    <w:rsid w:val="002E0A44"/>
    <w:rsid w:val="002E1406"/>
    <w:rsid w:val="002E144B"/>
    <w:rsid w:val="002E21AA"/>
    <w:rsid w:val="002E2336"/>
    <w:rsid w:val="002E2CC3"/>
    <w:rsid w:val="002E3269"/>
    <w:rsid w:val="002E4349"/>
    <w:rsid w:val="002E5F7A"/>
    <w:rsid w:val="002E6BAB"/>
    <w:rsid w:val="002E773A"/>
    <w:rsid w:val="002E77AE"/>
    <w:rsid w:val="002E7DD2"/>
    <w:rsid w:val="002F0543"/>
    <w:rsid w:val="002F1532"/>
    <w:rsid w:val="002F3F26"/>
    <w:rsid w:val="002F557A"/>
    <w:rsid w:val="0030006A"/>
    <w:rsid w:val="0030010D"/>
    <w:rsid w:val="00300FE1"/>
    <w:rsid w:val="00301301"/>
    <w:rsid w:val="003018F8"/>
    <w:rsid w:val="00302D96"/>
    <w:rsid w:val="00303368"/>
    <w:rsid w:val="003035EF"/>
    <w:rsid w:val="00303B3F"/>
    <w:rsid w:val="00303CA5"/>
    <w:rsid w:val="0030414C"/>
    <w:rsid w:val="0030442B"/>
    <w:rsid w:val="0030538F"/>
    <w:rsid w:val="0030554B"/>
    <w:rsid w:val="0030585F"/>
    <w:rsid w:val="00307247"/>
    <w:rsid w:val="00310CF8"/>
    <w:rsid w:val="00311194"/>
    <w:rsid w:val="003113F4"/>
    <w:rsid w:val="0031230E"/>
    <w:rsid w:val="00312818"/>
    <w:rsid w:val="00312DA5"/>
    <w:rsid w:val="003133C3"/>
    <w:rsid w:val="00313513"/>
    <w:rsid w:val="00313544"/>
    <w:rsid w:val="00314140"/>
    <w:rsid w:val="00314D6E"/>
    <w:rsid w:val="00314FD8"/>
    <w:rsid w:val="00315F49"/>
    <w:rsid w:val="00316421"/>
    <w:rsid w:val="00316672"/>
    <w:rsid w:val="003167A6"/>
    <w:rsid w:val="00317003"/>
    <w:rsid w:val="00320274"/>
    <w:rsid w:val="003202ED"/>
    <w:rsid w:val="00321735"/>
    <w:rsid w:val="00323061"/>
    <w:rsid w:val="003244B4"/>
    <w:rsid w:val="0032456C"/>
    <w:rsid w:val="00324B61"/>
    <w:rsid w:val="00325B98"/>
    <w:rsid w:val="0032605B"/>
    <w:rsid w:val="00326482"/>
    <w:rsid w:val="00327527"/>
    <w:rsid w:val="00327DF4"/>
    <w:rsid w:val="003305A6"/>
    <w:rsid w:val="003320F5"/>
    <w:rsid w:val="00334203"/>
    <w:rsid w:val="00334EFF"/>
    <w:rsid w:val="0033525E"/>
    <w:rsid w:val="003355A8"/>
    <w:rsid w:val="00335A05"/>
    <w:rsid w:val="00336157"/>
    <w:rsid w:val="003362CC"/>
    <w:rsid w:val="0033709B"/>
    <w:rsid w:val="00337AD8"/>
    <w:rsid w:val="003400A4"/>
    <w:rsid w:val="00340546"/>
    <w:rsid w:val="00340566"/>
    <w:rsid w:val="003409B0"/>
    <w:rsid w:val="00341734"/>
    <w:rsid w:val="00341C28"/>
    <w:rsid w:val="003438BD"/>
    <w:rsid w:val="00344B0B"/>
    <w:rsid w:val="00345F86"/>
    <w:rsid w:val="00346655"/>
    <w:rsid w:val="003467BB"/>
    <w:rsid w:val="003470F6"/>
    <w:rsid w:val="00347756"/>
    <w:rsid w:val="00347C9B"/>
    <w:rsid w:val="0035003E"/>
    <w:rsid w:val="00351081"/>
    <w:rsid w:val="00352371"/>
    <w:rsid w:val="0035247E"/>
    <w:rsid w:val="00352A23"/>
    <w:rsid w:val="00352B33"/>
    <w:rsid w:val="0035349D"/>
    <w:rsid w:val="00353E20"/>
    <w:rsid w:val="003541D1"/>
    <w:rsid w:val="00355289"/>
    <w:rsid w:val="003556AE"/>
    <w:rsid w:val="00355756"/>
    <w:rsid w:val="00355F1A"/>
    <w:rsid w:val="00356544"/>
    <w:rsid w:val="003579A1"/>
    <w:rsid w:val="00357D00"/>
    <w:rsid w:val="00357D58"/>
    <w:rsid w:val="00357E84"/>
    <w:rsid w:val="003606A5"/>
    <w:rsid w:val="00360EB0"/>
    <w:rsid w:val="00361544"/>
    <w:rsid w:val="003615D5"/>
    <w:rsid w:val="003622EF"/>
    <w:rsid w:val="003623CE"/>
    <w:rsid w:val="003639F5"/>
    <w:rsid w:val="0036471C"/>
    <w:rsid w:val="00365512"/>
    <w:rsid w:val="00365636"/>
    <w:rsid w:val="00365AD6"/>
    <w:rsid w:val="00365AF2"/>
    <w:rsid w:val="00365BE2"/>
    <w:rsid w:val="003663C7"/>
    <w:rsid w:val="003665D1"/>
    <w:rsid w:val="00366C60"/>
    <w:rsid w:val="00366FF2"/>
    <w:rsid w:val="00367575"/>
    <w:rsid w:val="0036766A"/>
    <w:rsid w:val="003709F7"/>
    <w:rsid w:val="0037166F"/>
    <w:rsid w:val="00371712"/>
    <w:rsid w:val="003718B6"/>
    <w:rsid w:val="00371992"/>
    <w:rsid w:val="00371A3A"/>
    <w:rsid w:val="00371C29"/>
    <w:rsid w:val="003725BC"/>
    <w:rsid w:val="0037292E"/>
    <w:rsid w:val="003734DC"/>
    <w:rsid w:val="00373739"/>
    <w:rsid w:val="00374382"/>
    <w:rsid w:val="00374A1D"/>
    <w:rsid w:val="003757C5"/>
    <w:rsid w:val="00376063"/>
    <w:rsid w:val="00376720"/>
    <w:rsid w:val="00377BAD"/>
    <w:rsid w:val="00377C81"/>
    <w:rsid w:val="00380A9C"/>
    <w:rsid w:val="003815B5"/>
    <w:rsid w:val="003815EC"/>
    <w:rsid w:val="003823EE"/>
    <w:rsid w:val="00382584"/>
    <w:rsid w:val="003829E8"/>
    <w:rsid w:val="003831B6"/>
    <w:rsid w:val="00383FA5"/>
    <w:rsid w:val="00383FE9"/>
    <w:rsid w:val="00384191"/>
    <w:rsid w:val="00384454"/>
    <w:rsid w:val="00384D45"/>
    <w:rsid w:val="003854FA"/>
    <w:rsid w:val="0038616B"/>
    <w:rsid w:val="003904AB"/>
    <w:rsid w:val="003919F9"/>
    <w:rsid w:val="00391DD6"/>
    <w:rsid w:val="0039230F"/>
    <w:rsid w:val="003927CC"/>
    <w:rsid w:val="00393738"/>
    <w:rsid w:val="0039456F"/>
    <w:rsid w:val="00395A47"/>
    <w:rsid w:val="003963F5"/>
    <w:rsid w:val="00396C10"/>
    <w:rsid w:val="00396F1D"/>
    <w:rsid w:val="003A037F"/>
    <w:rsid w:val="003A090E"/>
    <w:rsid w:val="003A0DF5"/>
    <w:rsid w:val="003A0FA7"/>
    <w:rsid w:val="003A0FD6"/>
    <w:rsid w:val="003A1275"/>
    <w:rsid w:val="003A2EA9"/>
    <w:rsid w:val="003A3034"/>
    <w:rsid w:val="003A41D9"/>
    <w:rsid w:val="003A46D7"/>
    <w:rsid w:val="003A46FD"/>
    <w:rsid w:val="003A4D7C"/>
    <w:rsid w:val="003A58E5"/>
    <w:rsid w:val="003A59CF"/>
    <w:rsid w:val="003A6F7D"/>
    <w:rsid w:val="003A7430"/>
    <w:rsid w:val="003B0288"/>
    <w:rsid w:val="003B1443"/>
    <w:rsid w:val="003B36A4"/>
    <w:rsid w:val="003B388F"/>
    <w:rsid w:val="003B418B"/>
    <w:rsid w:val="003B55A4"/>
    <w:rsid w:val="003B5C9B"/>
    <w:rsid w:val="003B6B7A"/>
    <w:rsid w:val="003C014C"/>
    <w:rsid w:val="003C0973"/>
    <w:rsid w:val="003C0E35"/>
    <w:rsid w:val="003C1C68"/>
    <w:rsid w:val="003C1CB2"/>
    <w:rsid w:val="003C1F41"/>
    <w:rsid w:val="003C3A2E"/>
    <w:rsid w:val="003C4277"/>
    <w:rsid w:val="003C42BB"/>
    <w:rsid w:val="003C4650"/>
    <w:rsid w:val="003C49CE"/>
    <w:rsid w:val="003C5432"/>
    <w:rsid w:val="003C5F50"/>
    <w:rsid w:val="003C6FDF"/>
    <w:rsid w:val="003C7D41"/>
    <w:rsid w:val="003D0268"/>
    <w:rsid w:val="003D1C8C"/>
    <w:rsid w:val="003D1DB8"/>
    <w:rsid w:val="003D3176"/>
    <w:rsid w:val="003D4282"/>
    <w:rsid w:val="003D4296"/>
    <w:rsid w:val="003D5728"/>
    <w:rsid w:val="003D57FF"/>
    <w:rsid w:val="003D589F"/>
    <w:rsid w:val="003D5BFE"/>
    <w:rsid w:val="003D6854"/>
    <w:rsid w:val="003D6EAA"/>
    <w:rsid w:val="003D7755"/>
    <w:rsid w:val="003D7D54"/>
    <w:rsid w:val="003DA547"/>
    <w:rsid w:val="003E2943"/>
    <w:rsid w:val="003E3E43"/>
    <w:rsid w:val="003E44F2"/>
    <w:rsid w:val="003E48B2"/>
    <w:rsid w:val="003E4F97"/>
    <w:rsid w:val="003E5069"/>
    <w:rsid w:val="003E50A3"/>
    <w:rsid w:val="003E55EA"/>
    <w:rsid w:val="003E68F1"/>
    <w:rsid w:val="003F1C39"/>
    <w:rsid w:val="003F1EA3"/>
    <w:rsid w:val="003F20D5"/>
    <w:rsid w:val="003F3DEE"/>
    <w:rsid w:val="003F4ACE"/>
    <w:rsid w:val="003F552E"/>
    <w:rsid w:val="003F5A6D"/>
    <w:rsid w:val="003F606E"/>
    <w:rsid w:val="003F66A9"/>
    <w:rsid w:val="003F7E63"/>
    <w:rsid w:val="00401FBE"/>
    <w:rsid w:val="004032A6"/>
    <w:rsid w:val="00404054"/>
    <w:rsid w:val="00404367"/>
    <w:rsid w:val="004044A5"/>
    <w:rsid w:val="004045B0"/>
    <w:rsid w:val="00404C4D"/>
    <w:rsid w:val="00404C6F"/>
    <w:rsid w:val="00405D3F"/>
    <w:rsid w:val="00406879"/>
    <w:rsid w:val="00406DE7"/>
    <w:rsid w:val="00407372"/>
    <w:rsid w:val="00407754"/>
    <w:rsid w:val="00410BD8"/>
    <w:rsid w:val="00411455"/>
    <w:rsid w:val="0041153C"/>
    <w:rsid w:val="00412256"/>
    <w:rsid w:val="004122AC"/>
    <w:rsid w:val="00412C0C"/>
    <w:rsid w:val="00412CDE"/>
    <w:rsid w:val="00413354"/>
    <w:rsid w:val="0041358B"/>
    <w:rsid w:val="00413C6D"/>
    <w:rsid w:val="00414C52"/>
    <w:rsid w:val="00416157"/>
    <w:rsid w:val="00416A56"/>
    <w:rsid w:val="00416CAF"/>
    <w:rsid w:val="004176C0"/>
    <w:rsid w:val="00417CCD"/>
    <w:rsid w:val="0042038C"/>
    <w:rsid w:val="004217FD"/>
    <w:rsid w:val="00421C29"/>
    <w:rsid w:val="00421DFB"/>
    <w:rsid w:val="0042229B"/>
    <w:rsid w:val="004227E8"/>
    <w:rsid w:val="00422F15"/>
    <w:rsid w:val="0042342C"/>
    <w:rsid w:val="00423E1D"/>
    <w:rsid w:val="004257A4"/>
    <w:rsid w:val="00425D94"/>
    <w:rsid w:val="0042605A"/>
    <w:rsid w:val="00427668"/>
    <w:rsid w:val="00427CCA"/>
    <w:rsid w:val="00427F29"/>
    <w:rsid w:val="0043082F"/>
    <w:rsid w:val="0043117C"/>
    <w:rsid w:val="0043132C"/>
    <w:rsid w:val="00431EF2"/>
    <w:rsid w:val="00432506"/>
    <w:rsid w:val="00432633"/>
    <w:rsid w:val="004335A4"/>
    <w:rsid w:val="00434411"/>
    <w:rsid w:val="00435086"/>
    <w:rsid w:val="004358F7"/>
    <w:rsid w:val="00435DC1"/>
    <w:rsid w:val="00437029"/>
    <w:rsid w:val="00437593"/>
    <w:rsid w:val="004410D4"/>
    <w:rsid w:val="00441309"/>
    <w:rsid w:val="004421BA"/>
    <w:rsid w:val="00442411"/>
    <w:rsid w:val="00443DB7"/>
    <w:rsid w:val="0044434B"/>
    <w:rsid w:val="00444D08"/>
    <w:rsid w:val="00445EC3"/>
    <w:rsid w:val="00446D90"/>
    <w:rsid w:val="0044764E"/>
    <w:rsid w:val="00454249"/>
    <w:rsid w:val="004553C2"/>
    <w:rsid w:val="0045563A"/>
    <w:rsid w:val="004559A4"/>
    <w:rsid w:val="00455CEC"/>
    <w:rsid w:val="004565E9"/>
    <w:rsid w:val="00456949"/>
    <w:rsid w:val="0046062A"/>
    <w:rsid w:val="00460AE4"/>
    <w:rsid w:val="00461076"/>
    <w:rsid w:val="004615F5"/>
    <w:rsid w:val="0046178C"/>
    <w:rsid w:val="00461EAA"/>
    <w:rsid w:val="00461EE4"/>
    <w:rsid w:val="00462755"/>
    <w:rsid w:val="004629FD"/>
    <w:rsid w:val="00462CF9"/>
    <w:rsid w:val="00463653"/>
    <w:rsid w:val="00463B52"/>
    <w:rsid w:val="00464A0E"/>
    <w:rsid w:val="00464F73"/>
    <w:rsid w:val="00465929"/>
    <w:rsid w:val="00465B81"/>
    <w:rsid w:val="00465ED8"/>
    <w:rsid w:val="00467B3F"/>
    <w:rsid w:val="0047013F"/>
    <w:rsid w:val="004712E1"/>
    <w:rsid w:val="00471D4E"/>
    <w:rsid w:val="00472A0C"/>
    <w:rsid w:val="0047343F"/>
    <w:rsid w:val="00474B8E"/>
    <w:rsid w:val="00474E3D"/>
    <w:rsid w:val="00474EAB"/>
    <w:rsid w:val="00476533"/>
    <w:rsid w:val="004769B6"/>
    <w:rsid w:val="00477EE5"/>
    <w:rsid w:val="00480FED"/>
    <w:rsid w:val="00481909"/>
    <w:rsid w:val="0048219F"/>
    <w:rsid w:val="00482562"/>
    <w:rsid w:val="0048271B"/>
    <w:rsid w:val="00482852"/>
    <w:rsid w:val="00482A26"/>
    <w:rsid w:val="00483343"/>
    <w:rsid w:val="004834CF"/>
    <w:rsid w:val="00483CC2"/>
    <w:rsid w:val="00484135"/>
    <w:rsid w:val="0048456A"/>
    <w:rsid w:val="004846B5"/>
    <w:rsid w:val="00484C32"/>
    <w:rsid w:val="00486B73"/>
    <w:rsid w:val="00487636"/>
    <w:rsid w:val="00490BFA"/>
    <w:rsid w:val="00490D52"/>
    <w:rsid w:val="004912B9"/>
    <w:rsid w:val="00491446"/>
    <w:rsid w:val="00491C7E"/>
    <w:rsid w:val="0049228A"/>
    <w:rsid w:val="004928C3"/>
    <w:rsid w:val="00492DA0"/>
    <w:rsid w:val="00492EE2"/>
    <w:rsid w:val="00492F33"/>
    <w:rsid w:val="00493128"/>
    <w:rsid w:val="00494144"/>
    <w:rsid w:val="004957A8"/>
    <w:rsid w:val="004959F7"/>
    <w:rsid w:val="004961A4"/>
    <w:rsid w:val="004962B2"/>
    <w:rsid w:val="0049722D"/>
    <w:rsid w:val="00497F86"/>
    <w:rsid w:val="004A04B0"/>
    <w:rsid w:val="004A0EA0"/>
    <w:rsid w:val="004A103C"/>
    <w:rsid w:val="004A17BE"/>
    <w:rsid w:val="004A2670"/>
    <w:rsid w:val="004A27C8"/>
    <w:rsid w:val="004A3C5B"/>
    <w:rsid w:val="004A3F7F"/>
    <w:rsid w:val="004A41AA"/>
    <w:rsid w:val="004A4673"/>
    <w:rsid w:val="004A5B5E"/>
    <w:rsid w:val="004A6975"/>
    <w:rsid w:val="004A6BB3"/>
    <w:rsid w:val="004A7333"/>
    <w:rsid w:val="004A747E"/>
    <w:rsid w:val="004A770C"/>
    <w:rsid w:val="004A7B8F"/>
    <w:rsid w:val="004A7E65"/>
    <w:rsid w:val="004B0A4D"/>
    <w:rsid w:val="004B0E1F"/>
    <w:rsid w:val="004B0F0E"/>
    <w:rsid w:val="004B26CD"/>
    <w:rsid w:val="004B35AF"/>
    <w:rsid w:val="004B37E5"/>
    <w:rsid w:val="004B3D19"/>
    <w:rsid w:val="004B3FDF"/>
    <w:rsid w:val="004B4929"/>
    <w:rsid w:val="004B4983"/>
    <w:rsid w:val="004B5441"/>
    <w:rsid w:val="004B5538"/>
    <w:rsid w:val="004B5FF4"/>
    <w:rsid w:val="004B6368"/>
    <w:rsid w:val="004B6C40"/>
    <w:rsid w:val="004C0885"/>
    <w:rsid w:val="004C15B1"/>
    <w:rsid w:val="004C280E"/>
    <w:rsid w:val="004C283F"/>
    <w:rsid w:val="004C3C47"/>
    <w:rsid w:val="004C400B"/>
    <w:rsid w:val="004C430A"/>
    <w:rsid w:val="004C4D8A"/>
    <w:rsid w:val="004C61AF"/>
    <w:rsid w:val="004C768E"/>
    <w:rsid w:val="004D0B12"/>
    <w:rsid w:val="004D1736"/>
    <w:rsid w:val="004D1DD0"/>
    <w:rsid w:val="004D233E"/>
    <w:rsid w:val="004D3266"/>
    <w:rsid w:val="004D4C41"/>
    <w:rsid w:val="004D568D"/>
    <w:rsid w:val="004D572B"/>
    <w:rsid w:val="004D6761"/>
    <w:rsid w:val="004D6798"/>
    <w:rsid w:val="004D6D30"/>
    <w:rsid w:val="004D7D57"/>
    <w:rsid w:val="004E1029"/>
    <w:rsid w:val="004E163A"/>
    <w:rsid w:val="004E22B6"/>
    <w:rsid w:val="004E234B"/>
    <w:rsid w:val="004E2BE6"/>
    <w:rsid w:val="004E37E9"/>
    <w:rsid w:val="004E3F3E"/>
    <w:rsid w:val="004E486E"/>
    <w:rsid w:val="004E4E7C"/>
    <w:rsid w:val="004E5C51"/>
    <w:rsid w:val="004E5D17"/>
    <w:rsid w:val="004E7AEF"/>
    <w:rsid w:val="004F0818"/>
    <w:rsid w:val="004F1230"/>
    <w:rsid w:val="004F1C83"/>
    <w:rsid w:val="004F222D"/>
    <w:rsid w:val="004F282E"/>
    <w:rsid w:val="004F3364"/>
    <w:rsid w:val="004F3AD8"/>
    <w:rsid w:val="004F4C38"/>
    <w:rsid w:val="004F522F"/>
    <w:rsid w:val="004F5276"/>
    <w:rsid w:val="004F6972"/>
    <w:rsid w:val="004F7119"/>
    <w:rsid w:val="00500141"/>
    <w:rsid w:val="00500201"/>
    <w:rsid w:val="005005AE"/>
    <w:rsid w:val="00500762"/>
    <w:rsid w:val="00500E27"/>
    <w:rsid w:val="0050132C"/>
    <w:rsid w:val="0050169A"/>
    <w:rsid w:val="0050195B"/>
    <w:rsid w:val="00502C81"/>
    <w:rsid w:val="005035B8"/>
    <w:rsid w:val="00503F24"/>
    <w:rsid w:val="00504767"/>
    <w:rsid w:val="00504D90"/>
    <w:rsid w:val="00505AF4"/>
    <w:rsid w:val="005066FE"/>
    <w:rsid w:val="00507621"/>
    <w:rsid w:val="00507780"/>
    <w:rsid w:val="005104D8"/>
    <w:rsid w:val="005111E1"/>
    <w:rsid w:val="00511936"/>
    <w:rsid w:val="005119AD"/>
    <w:rsid w:val="00511B8E"/>
    <w:rsid w:val="00513257"/>
    <w:rsid w:val="005151EB"/>
    <w:rsid w:val="005153A4"/>
    <w:rsid w:val="00515E8F"/>
    <w:rsid w:val="00516EAB"/>
    <w:rsid w:val="00516F73"/>
    <w:rsid w:val="0052185D"/>
    <w:rsid w:val="005219E4"/>
    <w:rsid w:val="00522D4B"/>
    <w:rsid w:val="00522F95"/>
    <w:rsid w:val="00523391"/>
    <w:rsid w:val="00523D67"/>
    <w:rsid w:val="00524D2F"/>
    <w:rsid w:val="00525A1F"/>
    <w:rsid w:val="00525B57"/>
    <w:rsid w:val="005266BD"/>
    <w:rsid w:val="00527111"/>
    <w:rsid w:val="00527372"/>
    <w:rsid w:val="005275A2"/>
    <w:rsid w:val="00530D8F"/>
    <w:rsid w:val="00531CB3"/>
    <w:rsid w:val="00533187"/>
    <w:rsid w:val="0053349F"/>
    <w:rsid w:val="00533A67"/>
    <w:rsid w:val="00534ED4"/>
    <w:rsid w:val="0053534D"/>
    <w:rsid w:val="00535D98"/>
    <w:rsid w:val="00536268"/>
    <w:rsid w:val="00536A2A"/>
    <w:rsid w:val="00537662"/>
    <w:rsid w:val="00537D75"/>
    <w:rsid w:val="00540205"/>
    <w:rsid w:val="00540AE9"/>
    <w:rsid w:val="00541758"/>
    <w:rsid w:val="00542A1C"/>
    <w:rsid w:val="00542EB2"/>
    <w:rsid w:val="00544187"/>
    <w:rsid w:val="00544B3D"/>
    <w:rsid w:val="0054557C"/>
    <w:rsid w:val="005458C4"/>
    <w:rsid w:val="00546383"/>
    <w:rsid w:val="0054661B"/>
    <w:rsid w:val="00546654"/>
    <w:rsid w:val="00547AE9"/>
    <w:rsid w:val="00547D9A"/>
    <w:rsid w:val="00551991"/>
    <w:rsid w:val="00553D3E"/>
    <w:rsid w:val="005542C2"/>
    <w:rsid w:val="0055585C"/>
    <w:rsid w:val="00556216"/>
    <w:rsid w:val="00556335"/>
    <w:rsid w:val="00556884"/>
    <w:rsid w:val="00556BEC"/>
    <w:rsid w:val="00557368"/>
    <w:rsid w:val="00557A68"/>
    <w:rsid w:val="00557C57"/>
    <w:rsid w:val="005604BC"/>
    <w:rsid w:val="0056109D"/>
    <w:rsid w:val="005613FC"/>
    <w:rsid w:val="00561D6D"/>
    <w:rsid w:val="005629DB"/>
    <w:rsid w:val="00562DDC"/>
    <w:rsid w:val="00562E5A"/>
    <w:rsid w:val="00563926"/>
    <w:rsid w:val="00563970"/>
    <w:rsid w:val="005643AA"/>
    <w:rsid w:val="005646D2"/>
    <w:rsid w:val="00564BAC"/>
    <w:rsid w:val="00565179"/>
    <w:rsid w:val="00565FC5"/>
    <w:rsid w:val="005660CE"/>
    <w:rsid w:val="00566135"/>
    <w:rsid w:val="00567437"/>
    <w:rsid w:val="0057046F"/>
    <w:rsid w:val="005721F2"/>
    <w:rsid w:val="0057221E"/>
    <w:rsid w:val="005726E5"/>
    <w:rsid w:val="005736B8"/>
    <w:rsid w:val="0057464D"/>
    <w:rsid w:val="00574DF8"/>
    <w:rsid w:val="00575C94"/>
    <w:rsid w:val="005761B4"/>
    <w:rsid w:val="00576629"/>
    <w:rsid w:val="00576D33"/>
    <w:rsid w:val="00580299"/>
    <w:rsid w:val="0058141C"/>
    <w:rsid w:val="005828FC"/>
    <w:rsid w:val="00582AB4"/>
    <w:rsid w:val="00582CE4"/>
    <w:rsid w:val="00583D80"/>
    <w:rsid w:val="005847C7"/>
    <w:rsid w:val="00585A87"/>
    <w:rsid w:val="00586432"/>
    <w:rsid w:val="00587A86"/>
    <w:rsid w:val="00587D47"/>
    <w:rsid w:val="005900A5"/>
    <w:rsid w:val="00590572"/>
    <w:rsid w:val="00591840"/>
    <w:rsid w:val="00591F4F"/>
    <w:rsid w:val="0059275F"/>
    <w:rsid w:val="00592A67"/>
    <w:rsid w:val="00593AF7"/>
    <w:rsid w:val="00593DC4"/>
    <w:rsid w:val="005955AD"/>
    <w:rsid w:val="00595F96"/>
    <w:rsid w:val="005968B6"/>
    <w:rsid w:val="00596DFF"/>
    <w:rsid w:val="00596FD4"/>
    <w:rsid w:val="005A0687"/>
    <w:rsid w:val="005A1768"/>
    <w:rsid w:val="005A22D6"/>
    <w:rsid w:val="005A25DA"/>
    <w:rsid w:val="005A26C3"/>
    <w:rsid w:val="005A26DD"/>
    <w:rsid w:val="005A2B98"/>
    <w:rsid w:val="005A3804"/>
    <w:rsid w:val="005A3AED"/>
    <w:rsid w:val="005A53FE"/>
    <w:rsid w:val="005A64B9"/>
    <w:rsid w:val="005A70EB"/>
    <w:rsid w:val="005A7514"/>
    <w:rsid w:val="005A7A3D"/>
    <w:rsid w:val="005B010B"/>
    <w:rsid w:val="005B0153"/>
    <w:rsid w:val="005B047E"/>
    <w:rsid w:val="005B1335"/>
    <w:rsid w:val="005B1349"/>
    <w:rsid w:val="005B18B2"/>
    <w:rsid w:val="005B2CB2"/>
    <w:rsid w:val="005B316C"/>
    <w:rsid w:val="005B5084"/>
    <w:rsid w:val="005B61AC"/>
    <w:rsid w:val="005B756C"/>
    <w:rsid w:val="005B7891"/>
    <w:rsid w:val="005C05F8"/>
    <w:rsid w:val="005C12D5"/>
    <w:rsid w:val="005C2604"/>
    <w:rsid w:val="005C31C3"/>
    <w:rsid w:val="005C3865"/>
    <w:rsid w:val="005C3EA0"/>
    <w:rsid w:val="005C3F68"/>
    <w:rsid w:val="005C4652"/>
    <w:rsid w:val="005C496D"/>
    <w:rsid w:val="005C4C37"/>
    <w:rsid w:val="005C5FA9"/>
    <w:rsid w:val="005C7132"/>
    <w:rsid w:val="005C72EF"/>
    <w:rsid w:val="005C7505"/>
    <w:rsid w:val="005C7810"/>
    <w:rsid w:val="005C7845"/>
    <w:rsid w:val="005D0B8D"/>
    <w:rsid w:val="005D1E0C"/>
    <w:rsid w:val="005D20A4"/>
    <w:rsid w:val="005D2FA1"/>
    <w:rsid w:val="005D33F0"/>
    <w:rsid w:val="005D3C7B"/>
    <w:rsid w:val="005D4F68"/>
    <w:rsid w:val="005D6245"/>
    <w:rsid w:val="005D6277"/>
    <w:rsid w:val="005D6482"/>
    <w:rsid w:val="005D6A9B"/>
    <w:rsid w:val="005D766F"/>
    <w:rsid w:val="005D7BD8"/>
    <w:rsid w:val="005E0151"/>
    <w:rsid w:val="005E0748"/>
    <w:rsid w:val="005E1238"/>
    <w:rsid w:val="005E1B39"/>
    <w:rsid w:val="005E2DFB"/>
    <w:rsid w:val="005E2EE3"/>
    <w:rsid w:val="005E344E"/>
    <w:rsid w:val="005E378F"/>
    <w:rsid w:val="005E3C1E"/>
    <w:rsid w:val="005E4BCC"/>
    <w:rsid w:val="005E524C"/>
    <w:rsid w:val="005E6134"/>
    <w:rsid w:val="005E6251"/>
    <w:rsid w:val="005E69CE"/>
    <w:rsid w:val="005E72DA"/>
    <w:rsid w:val="005E7339"/>
    <w:rsid w:val="005E778C"/>
    <w:rsid w:val="005E7C16"/>
    <w:rsid w:val="005E7E4C"/>
    <w:rsid w:val="005F076D"/>
    <w:rsid w:val="005F0998"/>
    <w:rsid w:val="005F0B9A"/>
    <w:rsid w:val="005F1D02"/>
    <w:rsid w:val="005F2121"/>
    <w:rsid w:val="005F261D"/>
    <w:rsid w:val="005F38FA"/>
    <w:rsid w:val="005F3AB9"/>
    <w:rsid w:val="005F4811"/>
    <w:rsid w:val="005F48AF"/>
    <w:rsid w:val="005F4BE8"/>
    <w:rsid w:val="005F5428"/>
    <w:rsid w:val="005F5BA7"/>
    <w:rsid w:val="005F5D30"/>
    <w:rsid w:val="005F6160"/>
    <w:rsid w:val="005F647A"/>
    <w:rsid w:val="0060006D"/>
    <w:rsid w:val="00600147"/>
    <w:rsid w:val="0060063E"/>
    <w:rsid w:val="006017F4"/>
    <w:rsid w:val="00602397"/>
    <w:rsid w:val="0060323E"/>
    <w:rsid w:val="0060385D"/>
    <w:rsid w:val="00603FA5"/>
    <w:rsid w:val="006044BD"/>
    <w:rsid w:val="00605401"/>
    <w:rsid w:val="00605893"/>
    <w:rsid w:val="00605C3E"/>
    <w:rsid w:val="00605E76"/>
    <w:rsid w:val="00606549"/>
    <w:rsid w:val="00606C27"/>
    <w:rsid w:val="00606F95"/>
    <w:rsid w:val="006076A2"/>
    <w:rsid w:val="00610911"/>
    <w:rsid w:val="0061106D"/>
    <w:rsid w:val="006134FC"/>
    <w:rsid w:val="00614AFE"/>
    <w:rsid w:val="00614E7E"/>
    <w:rsid w:val="00616C84"/>
    <w:rsid w:val="006177DB"/>
    <w:rsid w:val="00617ACA"/>
    <w:rsid w:val="006200C1"/>
    <w:rsid w:val="00620230"/>
    <w:rsid w:val="00620718"/>
    <w:rsid w:val="0062106E"/>
    <w:rsid w:val="006210BF"/>
    <w:rsid w:val="0062121A"/>
    <w:rsid w:val="00621A41"/>
    <w:rsid w:val="00622972"/>
    <w:rsid w:val="006231F2"/>
    <w:rsid w:val="00623346"/>
    <w:rsid w:val="00624C9D"/>
    <w:rsid w:val="006259B9"/>
    <w:rsid w:val="00625EF7"/>
    <w:rsid w:val="0062616F"/>
    <w:rsid w:val="00626A38"/>
    <w:rsid w:val="00627148"/>
    <w:rsid w:val="00630723"/>
    <w:rsid w:val="00631DA8"/>
    <w:rsid w:val="0063206F"/>
    <w:rsid w:val="00632C90"/>
    <w:rsid w:val="00632EF6"/>
    <w:rsid w:val="006332D9"/>
    <w:rsid w:val="0063436B"/>
    <w:rsid w:val="00635B05"/>
    <w:rsid w:val="006361C3"/>
    <w:rsid w:val="00636303"/>
    <w:rsid w:val="00637FB7"/>
    <w:rsid w:val="00640582"/>
    <w:rsid w:val="006423AA"/>
    <w:rsid w:val="00642FA4"/>
    <w:rsid w:val="00642FC4"/>
    <w:rsid w:val="006432B3"/>
    <w:rsid w:val="0064370F"/>
    <w:rsid w:val="00643A42"/>
    <w:rsid w:val="006450BF"/>
    <w:rsid w:val="0064525B"/>
    <w:rsid w:val="006459A3"/>
    <w:rsid w:val="00645CF7"/>
    <w:rsid w:val="00645D1F"/>
    <w:rsid w:val="00646079"/>
    <w:rsid w:val="00646C06"/>
    <w:rsid w:val="0064757A"/>
    <w:rsid w:val="006505D0"/>
    <w:rsid w:val="006516AB"/>
    <w:rsid w:val="00651C78"/>
    <w:rsid w:val="00651DC8"/>
    <w:rsid w:val="00653EAF"/>
    <w:rsid w:val="00655182"/>
    <w:rsid w:val="006553E9"/>
    <w:rsid w:val="00655D3D"/>
    <w:rsid w:val="006561B0"/>
    <w:rsid w:val="006561D4"/>
    <w:rsid w:val="0065699D"/>
    <w:rsid w:val="00657ADF"/>
    <w:rsid w:val="00660248"/>
    <w:rsid w:val="00662797"/>
    <w:rsid w:val="0066308A"/>
    <w:rsid w:val="00663A66"/>
    <w:rsid w:val="006642DF"/>
    <w:rsid w:val="00664EF0"/>
    <w:rsid w:val="00664FDD"/>
    <w:rsid w:val="00665214"/>
    <w:rsid w:val="00665877"/>
    <w:rsid w:val="00666B62"/>
    <w:rsid w:val="0066709C"/>
    <w:rsid w:val="0066712E"/>
    <w:rsid w:val="00667722"/>
    <w:rsid w:val="00667CD3"/>
    <w:rsid w:val="0067004F"/>
    <w:rsid w:val="00670428"/>
    <w:rsid w:val="0067056A"/>
    <w:rsid w:val="0067063E"/>
    <w:rsid w:val="00670790"/>
    <w:rsid w:val="00670901"/>
    <w:rsid w:val="006712B1"/>
    <w:rsid w:val="0067271E"/>
    <w:rsid w:val="00672E2E"/>
    <w:rsid w:val="00673150"/>
    <w:rsid w:val="00674001"/>
    <w:rsid w:val="006746E8"/>
    <w:rsid w:val="0068039B"/>
    <w:rsid w:val="00680907"/>
    <w:rsid w:val="00680A1C"/>
    <w:rsid w:val="00680E46"/>
    <w:rsid w:val="00681489"/>
    <w:rsid w:val="006814EC"/>
    <w:rsid w:val="00681A92"/>
    <w:rsid w:val="00682578"/>
    <w:rsid w:val="0068287E"/>
    <w:rsid w:val="00682A3A"/>
    <w:rsid w:val="00682B67"/>
    <w:rsid w:val="00683C79"/>
    <w:rsid w:val="00684C47"/>
    <w:rsid w:val="00686A34"/>
    <w:rsid w:val="00686B34"/>
    <w:rsid w:val="00687825"/>
    <w:rsid w:val="00687EB2"/>
    <w:rsid w:val="006906EC"/>
    <w:rsid w:val="00691262"/>
    <w:rsid w:val="00691385"/>
    <w:rsid w:val="006918FF"/>
    <w:rsid w:val="00691EFF"/>
    <w:rsid w:val="00692E95"/>
    <w:rsid w:val="006933D0"/>
    <w:rsid w:val="006935AD"/>
    <w:rsid w:val="006948CA"/>
    <w:rsid w:val="00694CC6"/>
    <w:rsid w:val="00694E26"/>
    <w:rsid w:val="00694E7A"/>
    <w:rsid w:val="00696B91"/>
    <w:rsid w:val="00696F51"/>
    <w:rsid w:val="00697870"/>
    <w:rsid w:val="006A430B"/>
    <w:rsid w:val="006A4456"/>
    <w:rsid w:val="006A4A26"/>
    <w:rsid w:val="006A4FC1"/>
    <w:rsid w:val="006A5637"/>
    <w:rsid w:val="006A74EB"/>
    <w:rsid w:val="006B0D23"/>
    <w:rsid w:val="006B0EC9"/>
    <w:rsid w:val="006B18ED"/>
    <w:rsid w:val="006B1A16"/>
    <w:rsid w:val="006B23E2"/>
    <w:rsid w:val="006B3416"/>
    <w:rsid w:val="006B534E"/>
    <w:rsid w:val="006B61C9"/>
    <w:rsid w:val="006C0566"/>
    <w:rsid w:val="006C08F6"/>
    <w:rsid w:val="006C0925"/>
    <w:rsid w:val="006C0985"/>
    <w:rsid w:val="006C0FA1"/>
    <w:rsid w:val="006C120C"/>
    <w:rsid w:val="006C2112"/>
    <w:rsid w:val="006C2D1D"/>
    <w:rsid w:val="006C3534"/>
    <w:rsid w:val="006C3B8A"/>
    <w:rsid w:val="006C3F4D"/>
    <w:rsid w:val="006C46E6"/>
    <w:rsid w:val="006C51C4"/>
    <w:rsid w:val="006C5666"/>
    <w:rsid w:val="006C621A"/>
    <w:rsid w:val="006C69F2"/>
    <w:rsid w:val="006C7315"/>
    <w:rsid w:val="006C7366"/>
    <w:rsid w:val="006D01DB"/>
    <w:rsid w:val="006D026F"/>
    <w:rsid w:val="006D0426"/>
    <w:rsid w:val="006D2133"/>
    <w:rsid w:val="006D3EB1"/>
    <w:rsid w:val="006D3FFB"/>
    <w:rsid w:val="006D4435"/>
    <w:rsid w:val="006D4FC7"/>
    <w:rsid w:val="006D56AA"/>
    <w:rsid w:val="006D5BAD"/>
    <w:rsid w:val="006D5BB8"/>
    <w:rsid w:val="006D743C"/>
    <w:rsid w:val="006D7A38"/>
    <w:rsid w:val="006D7B42"/>
    <w:rsid w:val="006D7D68"/>
    <w:rsid w:val="006E0244"/>
    <w:rsid w:val="006E06B3"/>
    <w:rsid w:val="006E16D3"/>
    <w:rsid w:val="006E19D5"/>
    <w:rsid w:val="006E1E6B"/>
    <w:rsid w:val="006E2138"/>
    <w:rsid w:val="006E22B8"/>
    <w:rsid w:val="006E419D"/>
    <w:rsid w:val="006E4809"/>
    <w:rsid w:val="006E5502"/>
    <w:rsid w:val="006E5DEB"/>
    <w:rsid w:val="006E7421"/>
    <w:rsid w:val="006F13C0"/>
    <w:rsid w:val="006F18BC"/>
    <w:rsid w:val="006F2824"/>
    <w:rsid w:val="006F2E58"/>
    <w:rsid w:val="006F337B"/>
    <w:rsid w:val="006F3BAA"/>
    <w:rsid w:val="006F3EAE"/>
    <w:rsid w:val="006F41BE"/>
    <w:rsid w:val="006F4838"/>
    <w:rsid w:val="006F4D63"/>
    <w:rsid w:val="006F6B62"/>
    <w:rsid w:val="006F6D8A"/>
    <w:rsid w:val="006F704A"/>
    <w:rsid w:val="006F7380"/>
    <w:rsid w:val="007006F7"/>
    <w:rsid w:val="007019DB"/>
    <w:rsid w:val="00701EF4"/>
    <w:rsid w:val="00702B73"/>
    <w:rsid w:val="00703E7E"/>
    <w:rsid w:val="007043EF"/>
    <w:rsid w:val="00704CFD"/>
    <w:rsid w:val="00704FE7"/>
    <w:rsid w:val="007052A3"/>
    <w:rsid w:val="007064C5"/>
    <w:rsid w:val="00707211"/>
    <w:rsid w:val="00707A4B"/>
    <w:rsid w:val="007109F2"/>
    <w:rsid w:val="00713B76"/>
    <w:rsid w:val="0071507A"/>
    <w:rsid w:val="00715EB6"/>
    <w:rsid w:val="00716248"/>
    <w:rsid w:val="00716EE6"/>
    <w:rsid w:val="0071729B"/>
    <w:rsid w:val="00717A81"/>
    <w:rsid w:val="00717D4B"/>
    <w:rsid w:val="007205A2"/>
    <w:rsid w:val="00720FE1"/>
    <w:rsid w:val="007214C8"/>
    <w:rsid w:val="00721843"/>
    <w:rsid w:val="00721C05"/>
    <w:rsid w:val="00722146"/>
    <w:rsid w:val="00722735"/>
    <w:rsid w:val="00723EF0"/>
    <w:rsid w:val="00725774"/>
    <w:rsid w:val="007260E8"/>
    <w:rsid w:val="00726317"/>
    <w:rsid w:val="00726A11"/>
    <w:rsid w:val="00727422"/>
    <w:rsid w:val="00727706"/>
    <w:rsid w:val="00727F1A"/>
    <w:rsid w:val="0073009F"/>
    <w:rsid w:val="007307B7"/>
    <w:rsid w:val="00730844"/>
    <w:rsid w:val="00730DE2"/>
    <w:rsid w:val="00731C9D"/>
    <w:rsid w:val="00731E03"/>
    <w:rsid w:val="00733050"/>
    <w:rsid w:val="007335BC"/>
    <w:rsid w:val="00733ACA"/>
    <w:rsid w:val="0073499A"/>
    <w:rsid w:val="00735006"/>
    <w:rsid w:val="00735713"/>
    <w:rsid w:val="00735A20"/>
    <w:rsid w:val="00735B3E"/>
    <w:rsid w:val="00735DC6"/>
    <w:rsid w:val="00735DE5"/>
    <w:rsid w:val="00735FCA"/>
    <w:rsid w:val="00736DF3"/>
    <w:rsid w:val="00740F86"/>
    <w:rsid w:val="007429C6"/>
    <w:rsid w:val="007429E9"/>
    <w:rsid w:val="00742D60"/>
    <w:rsid w:val="00743B75"/>
    <w:rsid w:val="00743D9A"/>
    <w:rsid w:val="00745E02"/>
    <w:rsid w:val="007461B4"/>
    <w:rsid w:val="00746871"/>
    <w:rsid w:val="00746AE3"/>
    <w:rsid w:val="00747644"/>
    <w:rsid w:val="007476D0"/>
    <w:rsid w:val="00747C9D"/>
    <w:rsid w:val="00750475"/>
    <w:rsid w:val="0075066E"/>
    <w:rsid w:val="007506E4"/>
    <w:rsid w:val="007516DD"/>
    <w:rsid w:val="007520C7"/>
    <w:rsid w:val="00752C46"/>
    <w:rsid w:val="00753B19"/>
    <w:rsid w:val="00753F8A"/>
    <w:rsid w:val="007540B2"/>
    <w:rsid w:val="00755D7A"/>
    <w:rsid w:val="00755FF5"/>
    <w:rsid w:val="007562AA"/>
    <w:rsid w:val="00756391"/>
    <w:rsid w:val="00756464"/>
    <w:rsid w:val="0075647C"/>
    <w:rsid w:val="00756B63"/>
    <w:rsid w:val="00756BC6"/>
    <w:rsid w:val="00756F26"/>
    <w:rsid w:val="00757317"/>
    <w:rsid w:val="00757841"/>
    <w:rsid w:val="00760636"/>
    <w:rsid w:val="007610F0"/>
    <w:rsid w:val="00761498"/>
    <w:rsid w:val="00762819"/>
    <w:rsid w:val="00764391"/>
    <w:rsid w:val="007656BF"/>
    <w:rsid w:val="00765845"/>
    <w:rsid w:val="007660D1"/>
    <w:rsid w:val="00767BC6"/>
    <w:rsid w:val="007705AF"/>
    <w:rsid w:val="00770E63"/>
    <w:rsid w:val="007719BD"/>
    <w:rsid w:val="00771A1F"/>
    <w:rsid w:val="00772FD1"/>
    <w:rsid w:val="0077318E"/>
    <w:rsid w:val="00773539"/>
    <w:rsid w:val="00774042"/>
    <w:rsid w:val="00775D04"/>
    <w:rsid w:val="007760CB"/>
    <w:rsid w:val="00776B84"/>
    <w:rsid w:val="00777992"/>
    <w:rsid w:val="00780521"/>
    <w:rsid w:val="00780AB1"/>
    <w:rsid w:val="0078135D"/>
    <w:rsid w:val="007832F3"/>
    <w:rsid w:val="007833FA"/>
    <w:rsid w:val="00784578"/>
    <w:rsid w:val="00786461"/>
    <w:rsid w:val="0078660E"/>
    <w:rsid w:val="00786ECA"/>
    <w:rsid w:val="00787575"/>
    <w:rsid w:val="00787B0B"/>
    <w:rsid w:val="00787B45"/>
    <w:rsid w:val="00790434"/>
    <w:rsid w:val="007907A2"/>
    <w:rsid w:val="00790F5F"/>
    <w:rsid w:val="00792CB4"/>
    <w:rsid w:val="00792E8A"/>
    <w:rsid w:val="00793584"/>
    <w:rsid w:val="0079575C"/>
    <w:rsid w:val="007959A1"/>
    <w:rsid w:val="00797121"/>
    <w:rsid w:val="0079794B"/>
    <w:rsid w:val="00797C17"/>
    <w:rsid w:val="007A051E"/>
    <w:rsid w:val="007A05CA"/>
    <w:rsid w:val="007A1A5F"/>
    <w:rsid w:val="007A23E9"/>
    <w:rsid w:val="007A28E0"/>
    <w:rsid w:val="007A299A"/>
    <w:rsid w:val="007A300B"/>
    <w:rsid w:val="007A3435"/>
    <w:rsid w:val="007A373B"/>
    <w:rsid w:val="007A4467"/>
    <w:rsid w:val="007A452B"/>
    <w:rsid w:val="007A4826"/>
    <w:rsid w:val="007A4D30"/>
    <w:rsid w:val="007A4E1F"/>
    <w:rsid w:val="007A5E3A"/>
    <w:rsid w:val="007A73A9"/>
    <w:rsid w:val="007A788B"/>
    <w:rsid w:val="007B00E2"/>
    <w:rsid w:val="007B15B0"/>
    <w:rsid w:val="007B1612"/>
    <w:rsid w:val="007B225A"/>
    <w:rsid w:val="007B2CE0"/>
    <w:rsid w:val="007B2EF3"/>
    <w:rsid w:val="007B3CD3"/>
    <w:rsid w:val="007B60D2"/>
    <w:rsid w:val="007B6206"/>
    <w:rsid w:val="007B72C2"/>
    <w:rsid w:val="007C0371"/>
    <w:rsid w:val="007C0961"/>
    <w:rsid w:val="007C2428"/>
    <w:rsid w:val="007C2566"/>
    <w:rsid w:val="007C2A2A"/>
    <w:rsid w:val="007C2D78"/>
    <w:rsid w:val="007C3A91"/>
    <w:rsid w:val="007C43D0"/>
    <w:rsid w:val="007C475C"/>
    <w:rsid w:val="007C4B13"/>
    <w:rsid w:val="007C55B7"/>
    <w:rsid w:val="007C6558"/>
    <w:rsid w:val="007C6E68"/>
    <w:rsid w:val="007D0267"/>
    <w:rsid w:val="007D1C56"/>
    <w:rsid w:val="007D21E9"/>
    <w:rsid w:val="007D272D"/>
    <w:rsid w:val="007D2B4E"/>
    <w:rsid w:val="007D38E7"/>
    <w:rsid w:val="007D5629"/>
    <w:rsid w:val="007D5A12"/>
    <w:rsid w:val="007D6226"/>
    <w:rsid w:val="007D68F4"/>
    <w:rsid w:val="007D73C7"/>
    <w:rsid w:val="007D769D"/>
    <w:rsid w:val="007D7E12"/>
    <w:rsid w:val="007D7F9A"/>
    <w:rsid w:val="007E0DF9"/>
    <w:rsid w:val="007E1CD1"/>
    <w:rsid w:val="007E1DBF"/>
    <w:rsid w:val="007E39D2"/>
    <w:rsid w:val="007E3C31"/>
    <w:rsid w:val="007E407F"/>
    <w:rsid w:val="007E411F"/>
    <w:rsid w:val="007E4B3B"/>
    <w:rsid w:val="007E4DAB"/>
    <w:rsid w:val="007E4FB9"/>
    <w:rsid w:val="007E5B0C"/>
    <w:rsid w:val="007E5DA8"/>
    <w:rsid w:val="007E674C"/>
    <w:rsid w:val="007E6DC5"/>
    <w:rsid w:val="007E77D6"/>
    <w:rsid w:val="007F01B7"/>
    <w:rsid w:val="007F1061"/>
    <w:rsid w:val="007F1710"/>
    <w:rsid w:val="007F333D"/>
    <w:rsid w:val="007F33C4"/>
    <w:rsid w:val="007F40D7"/>
    <w:rsid w:val="007F42B8"/>
    <w:rsid w:val="007F4D37"/>
    <w:rsid w:val="007F5B91"/>
    <w:rsid w:val="007F61DD"/>
    <w:rsid w:val="007F634C"/>
    <w:rsid w:val="007F646D"/>
    <w:rsid w:val="007F75D5"/>
    <w:rsid w:val="007F7653"/>
    <w:rsid w:val="007F7753"/>
    <w:rsid w:val="00800782"/>
    <w:rsid w:val="008008A8"/>
    <w:rsid w:val="00801ED4"/>
    <w:rsid w:val="00802005"/>
    <w:rsid w:val="008035AA"/>
    <w:rsid w:val="00803C37"/>
    <w:rsid w:val="00804469"/>
    <w:rsid w:val="00804708"/>
    <w:rsid w:val="0080494C"/>
    <w:rsid w:val="0080532D"/>
    <w:rsid w:val="00805953"/>
    <w:rsid w:val="008065F0"/>
    <w:rsid w:val="0080745A"/>
    <w:rsid w:val="00810B18"/>
    <w:rsid w:val="00810E3A"/>
    <w:rsid w:val="00811249"/>
    <w:rsid w:val="00811F7B"/>
    <w:rsid w:val="00812BD5"/>
    <w:rsid w:val="008138B7"/>
    <w:rsid w:val="00814394"/>
    <w:rsid w:val="008144AE"/>
    <w:rsid w:val="0081454E"/>
    <w:rsid w:val="0081462B"/>
    <w:rsid w:val="0082032E"/>
    <w:rsid w:val="00820912"/>
    <w:rsid w:val="00820FF4"/>
    <w:rsid w:val="008210BF"/>
    <w:rsid w:val="008213ED"/>
    <w:rsid w:val="0082359C"/>
    <w:rsid w:val="0082398F"/>
    <w:rsid w:val="00823B1A"/>
    <w:rsid w:val="00823D54"/>
    <w:rsid w:val="008242D2"/>
    <w:rsid w:val="0082432D"/>
    <w:rsid w:val="00824C1F"/>
    <w:rsid w:val="00824C98"/>
    <w:rsid w:val="008259C9"/>
    <w:rsid w:val="0082623E"/>
    <w:rsid w:val="00826A37"/>
    <w:rsid w:val="008271ED"/>
    <w:rsid w:val="00827466"/>
    <w:rsid w:val="00830E71"/>
    <w:rsid w:val="00831BD1"/>
    <w:rsid w:val="0083262E"/>
    <w:rsid w:val="00833863"/>
    <w:rsid w:val="00833D8F"/>
    <w:rsid w:val="0083445C"/>
    <w:rsid w:val="008344DF"/>
    <w:rsid w:val="00837349"/>
    <w:rsid w:val="008378EC"/>
    <w:rsid w:val="008403CE"/>
    <w:rsid w:val="00841F0C"/>
    <w:rsid w:val="00843199"/>
    <w:rsid w:val="00843F3C"/>
    <w:rsid w:val="00845D32"/>
    <w:rsid w:val="0084666B"/>
    <w:rsid w:val="00846ACA"/>
    <w:rsid w:val="00847093"/>
    <w:rsid w:val="008473B2"/>
    <w:rsid w:val="00850C74"/>
    <w:rsid w:val="0085198C"/>
    <w:rsid w:val="00852129"/>
    <w:rsid w:val="00852189"/>
    <w:rsid w:val="00855519"/>
    <w:rsid w:val="00855AB3"/>
    <w:rsid w:val="00856649"/>
    <w:rsid w:val="00856AF3"/>
    <w:rsid w:val="008571C7"/>
    <w:rsid w:val="00860067"/>
    <w:rsid w:val="0086053A"/>
    <w:rsid w:val="00860924"/>
    <w:rsid w:val="00860F38"/>
    <w:rsid w:val="00861110"/>
    <w:rsid w:val="0086169A"/>
    <w:rsid w:val="0086319C"/>
    <w:rsid w:val="00863853"/>
    <w:rsid w:val="008639AC"/>
    <w:rsid w:val="00863A5E"/>
    <w:rsid w:val="0086408A"/>
    <w:rsid w:val="008642F1"/>
    <w:rsid w:val="0086434E"/>
    <w:rsid w:val="00864A95"/>
    <w:rsid w:val="00864E55"/>
    <w:rsid w:val="008651EC"/>
    <w:rsid w:val="008655B8"/>
    <w:rsid w:val="008669E2"/>
    <w:rsid w:val="00866A84"/>
    <w:rsid w:val="00866C02"/>
    <w:rsid w:val="00866E7B"/>
    <w:rsid w:val="00866F35"/>
    <w:rsid w:val="00867256"/>
    <w:rsid w:val="008676BA"/>
    <w:rsid w:val="00867D9B"/>
    <w:rsid w:val="00870253"/>
    <w:rsid w:val="00870B11"/>
    <w:rsid w:val="00870DD4"/>
    <w:rsid w:val="0087189C"/>
    <w:rsid w:val="00871D53"/>
    <w:rsid w:val="00871F2B"/>
    <w:rsid w:val="00872544"/>
    <w:rsid w:val="00872949"/>
    <w:rsid w:val="00873232"/>
    <w:rsid w:val="008735D4"/>
    <w:rsid w:val="00873D9D"/>
    <w:rsid w:val="00874972"/>
    <w:rsid w:val="008749C9"/>
    <w:rsid w:val="00874B72"/>
    <w:rsid w:val="00874E70"/>
    <w:rsid w:val="00876178"/>
    <w:rsid w:val="008763B8"/>
    <w:rsid w:val="00876B78"/>
    <w:rsid w:val="0087746D"/>
    <w:rsid w:val="008774EC"/>
    <w:rsid w:val="00877BFD"/>
    <w:rsid w:val="00877D9A"/>
    <w:rsid w:val="00881FE5"/>
    <w:rsid w:val="008829FF"/>
    <w:rsid w:val="00883384"/>
    <w:rsid w:val="0088451C"/>
    <w:rsid w:val="008859AC"/>
    <w:rsid w:val="008865C9"/>
    <w:rsid w:val="00887A1D"/>
    <w:rsid w:val="00890524"/>
    <w:rsid w:val="008906A0"/>
    <w:rsid w:val="00891D14"/>
    <w:rsid w:val="00892BDA"/>
    <w:rsid w:val="008934D1"/>
    <w:rsid w:val="008942BA"/>
    <w:rsid w:val="00895BF7"/>
    <w:rsid w:val="008A03A8"/>
    <w:rsid w:val="008A0ACA"/>
    <w:rsid w:val="008A0D25"/>
    <w:rsid w:val="008A2290"/>
    <w:rsid w:val="008A247D"/>
    <w:rsid w:val="008A2D7E"/>
    <w:rsid w:val="008A2FD9"/>
    <w:rsid w:val="008A34AC"/>
    <w:rsid w:val="008A4194"/>
    <w:rsid w:val="008A45AB"/>
    <w:rsid w:val="008A4A10"/>
    <w:rsid w:val="008A4FD6"/>
    <w:rsid w:val="008A6F64"/>
    <w:rsid w:val="008A7963"/>
    <w:rsid w:val="008A798E"/>
    <w:rsid w:val="008B08B8"/>
    <w:rsid w:val="008B08CD"/>
    <w:rsid w:val="008B0FB0"/>
    <w:rsid w:val="008B16E8"/>
    <w:rsid w:val="008B2D68"/>
    <w:rsid w:val="008B3AFF"/>
    <w:rsid w:val="008B4514"/>
    <w:rsid w:val="008B4F96"/>
    <w:rsid w:val="008B506A"/>
    <w:rsid w:val="008B51A8"/>
    <w:rsid w:val="008B5292"/>
    <w:rsid w:val="008B5DB0"/>
    <w:rsid w:val="008B5E9B"/>
    <w:rsid w:val="008B5F68"/>
    <w:rsid w:val="008B659A"/>
    <w:rsid w:val="008B72AC"/>
    <w:rsid w:val="008B734C"/>
    <w:rsid w:val="008B7B8B"/>
    <w:rsid w:val="008B7C8B"/>
    <w:rsid w:val="008C0375"/>
    <w:rsid w:val="008C0995"/>
    <w:rsid w:val="008C0B97"/>
    <w:rsid w:val="008C0E0E"/>
    <w:rsid w:val="008C261E"/>
    <w:rsid w:val="008C2936"/>
    <w:rsid w:val="008C2EEF"/>
    <w:rsid w:val="008C390D"/>
    <w:rsid w:val="008C5693"/>
    <w:rsid w:val="008C59C1"/>
    <w:rsid w:val="008C6241"/>
    <w:rsid w:val="008C65D8"/>
    <w:rsid w:val="008C6882"/>
    <w:rsid w:val="008C7056"/>
    <w:rsid w:val="008C75CB"/>
    <w:rsid w:val="008D1AD2"/>
    <w:rsid w:val="008D278D"/>
    <w:rsid w:val="008D2C8D"/>
    <w:rsid w:val="008D3EE5"/>
    <w:rsid w:val="008D3F10"/>
    <w:rsid w:val="008D4892"/>
    <w:rsid w:val="008D6B2F"/>
    <w:rsid w:val="008D7440"/>
    <w:rsid w:val="008D770E"/>
    <w:rsid w:val="008E0064"/>
    <w:rsid w:val="008E06DE"/>
    <w:rsid w:val="008E1B83"/>
    <w:rsid w:val="008E28BF"/>
    <w:rsid w:val="008E2A93"/>
    <w:rsid w:val="008E32C4"/>
    <w:rsid w:val="008E3377"/>
    <w:rsid w:val="008E3951"/>
    <w:rsid w:val="008E3C1C"/>
    <w:rsid w:val="008E43E7"/>
    <w:rsid w:val="008E4CAC"/>
    <w:rsid w:val="008E5755"/>
    <w:rsid w:val="008E594A"/>
    <w:rsid w:val="008E5DAA"/>
    <w:rsid w:val="008E632A"/>
    <w:rsid w:val="008E63D5"/>
    <w:rsid w:val="008E6776"/>
    <w:rsid w:val="008E6835"/>
    <w:rsid w:val="008E6ABC"/>
    <w:rsid w:val="008E76FB"/>
    <w:rsid w:val="008E7898"/>
    <w:rsid w:val="008E7974"/>
    <w:rsid w:val="008E79D5"/>
    <w:rsid w:val="008E7F77"/>
    <w:rsid w:val="008F0033"/>
    <w:rsid w:val="008F09F4"/>
    <w:rsid w:val="008F2576"/>
    <w:rsid w:val="008F454B"/>
    <w:rsid w:val="008F477D"/>
    <w:rsid w:val="008F48F5"/>
    <w:rsid w:val="008F5A45"/>
    <w:rsid w:val="008F5D0E"/>
    <w:rsid w:val="008F666A"/>
    <w:rsid w:val="008F73B1"/>
    <w:rsid w:val="008F7589"/>
    <w:rsid w:val="00900250"/>
    <w:rsid w:val="009004A7"/>
    <w:rsid w:val="009006B9"/>
    <w:rsid w:val="0090157C"/>
    <w:rsid w:val="00901C4A"/>
    <w:rsid w:val="009026E3"/>
    <w:rsid w:val="00902CEF"/>
    <w:rsid w:val="009037B2"/>
    <w:rsid w:val="00903B8F"/>
    <w:rsid w:val="00903C64"/>
    <w:rsid w:val="00905C83"/>
    <w:rsid w:val="0090712A"/>
    <w:rsid w:val="00907CD6"/>
    <w:rsid w:val="0091039C"/>
    <w:rsid w:val="009106A4"/>
    <w:rsid w:val="009108FA"/>
    <w:rsid w:val="00911A03"/>
    <w:rsid w:val="00912884"/>
    <w:rsid w:val="00912DF6"/>
    <w:rsid w:val="009142EC"/>
    <w:rsid w:val="009150BE"/>
    <w:rsid w:val="009153D6"/>
    <w:rsid w:val="0091582E"/>
    <w:rsid w:val="00915970"/>
    <w:rsid w:val="009163A0"/>
    <w:rsid w:val="00916598"/>
    <w:rsid w:val="00916B86"/>
    <w:rsid w:val="00916BDA"/>
    <w:rsid w:val="00917C11"/>
    <w:rsid w:val="00917E3F"/>
    <w:rsid w:val="00917F69"/>
    <w:rsid w:val="00921138"/>
    <w:rsid w:val="0092114F"/>
    <w:rsid w:val="00921F5E"/>
    <w:rsid w:val="00922A62"/>
    <w:rsid w:val="00923181"/>
    <w:rsid w:val="00924445"/>
    <w:rsid w:val="0092497B"/>
    <w:rsid w:val="00924DDF"/>
    <w:rsid w:val="00925409"/>
    <w:rsid w:val="00926CEA"/>
    <w:rsid w:val="009279EA"/>
    <w:rsid w:val="00930D8B"/>
    <w:rsid w:val="00930DDC"/>
    <w:rsid w:val="0093133F"/>
    <w:rsid w:val="00931DC8"/>
    <w:rsid w:val="00932032"/>
    <w:rsid w:val="0093245B"/>
    <w:rsid w:val="00932D5C"/>
    <w:rsid w:val="009346B1"/>
    <w:rsid w:val="00934E99"/>
    <w:rsid w:val="00935870"/>
    <w:rsid w:val="0093656E"/>
    <w:rsid w:val="00936919"/>
    <w:rsid w:val="00940011"/>
    <w:rsid w:val="009413B6"/>
    <w:rsid w:val="00941606"/>
    <w:rsid w:val="009416FB"/>
    <w:rsid w:val="009421B6"/>
    <w:rsid w:val="00942AB1"/>
    <w:rsid w:val="0094360E"/>
    <w:rsid w:val="00943B11"/>
    <w:rsid w:val="00944F17"/>
    <w:rsid w:val="009461E7"/>
    <w:rsid w:val="00946385"/>
    <w:rsid w:val="00946DFB"/>
    <w:rsid w:val="009474EE"/>
    <w:rsid w:val="00947ED8"/>
    <w:rsid w:val="0095051C"/>
    <w:rsid w:val="009517A3"/>
    <w:rsid w:val="009523FE"/>
    <w:rsid w:val="009525A5"/>
    <w:rsid w:val="009525B9"/>
    <w:rsid w:val="0095344F"/>
    <w:rsid w:val="009535D3"/>
    <w:rsid w:val="009563E5"/>
    <w:rsid w:val="0095656C"/>
    <w:rsid w:val="00956D72"/>
    <w:rsid w:val="00957A5A"/>
    <w:rsid w:val="00957EF9"/>
    <w:rsid w:val="00960511"/>
    <w:rsid w:val="00960B46"/>
    <w:rsid w:val="00961E0C"/>
    <w:rsid w:val="0096357E"/>
    <w:rsid w:val="00963644"/>
    <w:rsid w:val="0096370C"/>
    <w:rsid w:val="00963A00"/>
    <w:rsid w:val="00963C92"/>
    <w:rsid w:val="009642BE"/>
    <w:rsid w:val="00964B25"/>
    <w:rsid w:val="00965383"/>
    <w:rsid w:val="00965842"/>
    <w:rsid w:val="00965895"/>
    <w:rsid w:val="009658F6"/>
    <w:rsid w:val="00965CF0"/>
    <w:rsid w:val="00966BDE"/>
    <w:rsid w:val="00966CBE"/>
    <w:rsid w:val="009672D4"/>
    <w:rsid w:val="009674E2"/>
    <w:rsid w:val="009678CF"/>
    <w:rsid w:val="0097055B"/>
    <w:rsid w:val="00971BB7"/>
    <w:rsid w:val="009724C2"/>
    <w:rsid w:val="00972A79"/>
    <w:rsid w:val="009739DB"/>
    <w:rsid w:val="00973A09"/>
    <w:rsid w:val="00973B8A"/>
    <w:rsid w:val="00974698"/>
    <w:rsid w:val="0097513B"/>
    <w:rsid w:val="009751D9"/>
    <w:rsid w:val="009762D5"/>
    <w:rsid w:val="009764FB"/>
    <w:rsid w:val="009765D3"/>
    <w:rsid w:val="00976923"/>
    <w:rsid w:val="00976E42"/>
    <w:rsid w:val="009776D4"/>
    <w:rsid w:val="0098022C"/>
    <w:rsid w:val="0098090B"/>
    <w:rsid w:val="009813D9"/>
    <w:rsid w:val="00981832"/>
    <w:rsid w:val="00981CFD"/>
    <w:rsid w:val="00981E7F"/>
    <w:rsid w:val="00981FBD"/>
    <w:rsid w:val="009827F2"/>
    <w:rsid w:val="00982F81"/>
    <w:rsid w:val="00986732"/>
    <w:rsid w:val="00986CE0"/>
    <w:rsid w:val="00987382"/>
    <w:rsid w:val="00987FB7"/>
    <w:rsid w:val="00990924"/>
    <w:rsid w:val="00990FF4"/>
    <w:rsid w:val="009910EE"/>
    <w:rsid w:val="009914C2"/>
    <w:rsid w:val="00991F82"/>
    <w:rsid w:val="009928B3"/>
    <w:rsid w:val="00993711"/>
    <w:rsid w:val="009943F1"/>
    <w:rsid w:val="0099453C"/>
    <w:rsid w:val="009953FB"/>
    <w:rsid w:val="009958CE"/>
    <w:rsid w:val="00996BD2"/>
    <w:rsid w:val="009977BB"/>
    <w:rsid w:val="009A0534"/>
    <w:rsid w:val="009A0847"/>
    <w:rsid w:val="009A0A54"/>
    <w:rsid w:val="009A0E71"/>
    <w:rsid w:val="009A16E5"/>
    <w:rsid w:val="009A202B"/>
    <w:rsid w:val="009A2066"/>
    <w:rsid w:val="009A30F3"/>
    <w:rsid w:val="009A320D"/>
    <w:rsid w:val="009A3418"/>
    <w:rsid w:val="009A3E76"/>
    <w:rsid w:val="009A4F93"/>
    <w:rsid w:val="009A52C2"/>
    <w:rsid w:val="009B0159"/>
    <w:rsid w:val="009B0F5F"/>
    <w:rsid w:val="009B1339"/>
    <w:rsid w:val="009B14A9"/>
    <w:rsid w:val="009B1E8E"/>
    <w:rsid w:val="009B243B"/>
    <w:rsid w:val="009B2A04"/>
    <w:rsid w:val="009B40E8"/>
    <w:rsid w:val="009B4832"/>
    <w:rsid w:val="009B51C6"/>
    <w:rsid w:val="009B5B03"/>
    <w:rsid w:val="009B5B0F"/>
    <w:rsid w:val="009B6552"/>
    <w:rsid w:val="009B6A70"/>
    <w:rsid w:val="009B7138"/>
    <w:rsid w:val="009B7B32"/>
    <w:rsid w:val="009B7CFB"/>
    <w:rsid w:val="009C1AE1"/>
    <w:rsid w:val="009C23EC"/>
    <w:rsid w:val="009C2885"/>
    <w:rsid w:val="009C325D"/>
    <w:rsid w:val="009C3D65"/>
    <w:rsid w:val="009C4254"/>
    <w:rsid w:val="009C53E1"/>
    <w:rsid w:val="009C5ADF"/>
    <w:rsid w:val="009C777D"/>
    <w:rsid w:val="009D0252"/>
    <w:rsid w:val="009D11C7"/>
    <w:rsid w:val="009D1A15"/>
    <w:rsid w:val="009D1FAE"/>
    <w:rsid w:val="009D22DE"/>
    <w:rsid w:val="009D2E5E"/>
    <w:rsid w:val="009D34AF"/>
    <w:rsid w:val="009D4C76"/>
    <w:rsid w:val="009D5DAE"/>
    <w:rsid w:val="009D60E5"/>
    <w:rsid w:val="009D781B"/>
    <w:rsid w:val="009D7D3C"/>
    <w:rsid w:val="009DD75C"/>
    <w:rsid w:val="009E26FE"/>
    <w:rsid w:val="009E31C8"/>
    <w:rsid w:val="009E3A8A"/>
    <w:rsid w:val="009E71D0"/>
    <w:rsid w:val="009F0237"/>
    <w:rsid w:val="009F068A"/>
    <w:rsid w:val="009F0914"/>
    <w:rsid w:val="009F0DF8"/>
    <w:rsid w:val="009F2F79"/>
    <w:rsid w:val="009F2FB4"/>
    <w:rsid w:val="009F33FB"/>
    <w:rsid w:val="009F4536"/>
    <w:rsid w:val="009F4D48"/>
    <w:rsid w:val="009F527F"/>
    <w:rsid w:val="009F6D80"/>
    <w:rsid w:val="009F6FDA"/>
    <w:rsid w:val="00A003D8"/>
    <w:rsid w:val="00A00586"/>
    <w:rsid w:val="00A00D8E"/>
    <w:rsid w:val="00A01687"/>
    <w:rsid w:val="00A0259E"/>
    <w:rsid w:val="00A0265C"/>
    <w:rsid w:val="00A0366C"/>
    <w:rsid w:val="00A0524B"/>
    <w:rsid w:val="00A05639"/>
    <w:rsid w:val="00A07291"/>
    <w:rsid w:val="00A073F7"/>
    <w:rsid w:val="00A07EEF"/>
    <w:rsid w:val="00A1131A"/>
    <w:rsid w:val="00A114FA"/>
    <w:rsid w:val="00A11E53"/>
    <w:rsid w:val="00A11FD4"/>
    <w:rsid w:val="00A1222E"/>
    <w:rsid w:val="00A126ED"/>
    <w:rsid w:val="00A1271E"/>
    <w:rsid w:val="00A12FCC"/>
    <w:rsid w:val="00A1480B"/>
    <w:rsid w:val="00A156A3"/>
    <w:rsid w:val="00A1673D"/>
    <w:rsid w:val="00A16ABA"/>
    <w:rsid w:val="00A16F85"/>
    <w:rsid w:val="00A171D1"/>
    <w:rsid w:val="00A176A8"/>
    <w:rsid w:val="00A17C55"/>
    <w:rsid w:val="00A17F5C"/>
    <w:rsid w:val="00A20ADB"/>
    <w:rsid w:val="00A20C24"/>
    <w:rsid w:val="00A2112A"/>
    <w:rsid w:val="00A2117F"/>
    <w:rsid w:val="00A2179B"/>
    <w:rsid w:val="00A2247C"/>
    <w:rsid w:val="00A23481"/>
    <w:rsid w:val="00A2470B"/>
    <w:rsid w:val="00A26731"/>
    <w:rsid w:val="00A26D14"/>
    <w:rsid w:val="00A27506"/>
    <w:rsid w:val="00A31AF8"/>
    <w:rsid w:val="00A325E3"/>
    <w:rsid w:val="00A33E1D"/>
    <w:rsid w:val="00A348D4"/>
    <w:rsid w:val="00A35043"/>
    <w:rsid w:val="00A350E6"/>
    <w:rsid w:val="00A35E60"/>
    <w:rsid w:val="00A35F8A"/>
    <w:rsid w:val="00A3672F"/>
    <w:rsid w:val="00A3746C"/>
    <w:rsid w:val="00A40B20"/>
    <w:rsid w:val="00A40E5F"/>
    <w:rsid w:val="00A41E4F"/>
    <w:rsid w:val="00A43330"/>
    <w:rsid w:val="00A43732"/>
    <w:rsid w:val="00A43AE8"/>
    <w:rsid w:val="00A43AF5"/>
    <w:rsid w:val="00A4413A"/>
    <w:rsid w:val="00A45018"/>
    <w:rsid w:val="00A451C5"/>
    <w:rsid w:val="00A45484"/>
    <w:rsid w:val="00A46523"/>
    <w:rsid w:val="00A46A56"/>
    <w:rsid w:val="00A46C41"/>
    <w:rsid w:val="00A5066B"/>
    <w:rsid w:val="00A508B1"/>
    <w:rsid w:val="00A51D83"/>
    <w:rsid w:val="00A520C7"/>
    <w:rsid w:val="00A529F3"/>
    <w:rsid w:val="00A52FBA"/>
    <w:rsid w:val="00A552F5"/>
    <w:rsid w:val="00A553F8"/>
    <w:rsid w:val="00A565D0"/>
    <w:rsid w:val="00A56B9F"/>
    <w:rsid w:val="00A6059E"/>
    <w:rsid w:val="00A605C2"/>
    <w:rsid w:val="00A61850"/>
    <w:rsid w:val="00A6242A"/>
    <w:rsid w:val="00A62810"/>
    <w:rsid w:val="00A64427"/>
    <w:rsid w:val="00A65680"/>
    <w:rsid w:val="00A66E37"/>
    <w:rsid w:val="00A6793B"/>
    <w:rsid w:val="00A67A82"/>
    <w:rsid w:val="00A70F4C"/>
    <w:rsid w:val="00A71D72"/>
    <w:rsid w:val="00A721BC"/>
    <w:rsid w:val="00A72D6C"/>
    <w:rsid w:val="00A733DF"/>
    <w:rsid w:val="00A73879"/>
    <w:rsid w:val="00A74144"/>
    <w:rsid w:val="00A75116"/>
    <w:rsid w:val="00A75789"/>
    <w:rsid w:val="00A75793"/>
    <w:rsid w:val="00A757F2"/>
    <w:rsid w:val="00A766EA"/>
    <w:rsid w:val="00A76826"/>
    <w:rsid w:val="00A771F1"/>
    <w:rsid w:val="00A77968"/>
    <w:rsid w:val="00A77FB3"/>
    <w:rsid w:val="00A80108"/>
    <w:rsid w:val="00A80316"/>
    <w:rsid w:val="00A8119C"/>
    <w:rsid w:val="00A817C8"/>
    <w:rsid w:val="00A82D09"/>
    <w:rsid w:val="00A8351D"/>
    <w:rsid w:val="00A83B80"/>
    <w:rsid w:val="00A83E41"/>
    <w:rsid w:val="00A8430C"/>
    <w:rsid w:val="00A844BD"/>
    <w:rsid w:val="00A84D17"/>
    <w:rsid w:val="00A854F2"/>
    <w:rsid w:val="00A9032E"/>
    <w:rsid w:val="00A908AA"/>
    <w:rsid w:val="00A919D7"/>
    <w:rsid w:val="00A92373"/>
    <w:rsid w:val="00A94EC3"/>
    <w:rsid w:val="00A94F14"/>
    <w:rsid w:val="00A95190"/>
    <w:rsid w:val="00A96EEC"/>
    <w:rsid w:val="00A97BF7"/>
    <w:rsid w:val="00AA0083"/>
    <w:rsid w:val="00AA0663"/>
    <w:rsid w:val="00AA08CD"/>
    <w:rsid w:val="00AA136C"/>
    <w:rsid w:val="00AA2879"/>
    <w:rsid w:val="00AA29A7"/>
    <w:rsid w:val="00AA39C2"/>
    <w:rsid w:val="00AA3C99"/>
    <w:rsid w:val="00AA4B16"/>
    <w:rsid w:val="00AA5826"/>
    <w:rsid w:val="00AA5E6D"/>
    <w:rsid w:val="00AA7555"/>
    <w:rsid w:val="00AB0442"/>
    <w:rsid w:val="00AB21A9"/>
    <w:rsid w:val="00AB3923"/>
    <w:rsid w:val="00AB4B14"/>
    <w:rsid w:val="00AB52E5"/>
    <w:rsid w:val="00AB6A67"/>
    <w:rsid w:val="00AB7D4F"/>
    <w:rsid w:val="00AC075D"/>
    <w:rsid w:val="00AC07C0"/>
    <w:rsid w:val="00AC0F75"/>
    <w:rsid w:val="00AC0FB8"/>
    <w:rsid w:val="00AC13FB"/>
    <w:rsid w:val="00AC1D5B"/>
    <w:rsid w:val="00AC2CA3"/>
    <w:rsid w:val="00AC2D5B"/>
    <w:rsid w:val="00AC2F67"/>
    <w:rsid w:val="00AC350E"/>
    <w:rsid w:val="00AC49B9"/>
    <w:rsid w:val="00AC56D6"/>
    <w:rsid w:val="00AC5780"/>
    <w:rsid w:val="00AC5BBA"/>
    <w:rsid w:val="00AC6444"/>
    <w:rsid w:val="00AC680A"/>
    <w:rsid w:val="00AC7982"/>
    <w:rsid w:val="00AD08CB"/>
    <w:rsid w:val="00AD0FD3"/>
    <w:rsid w:val="00AD18E0"/>
    <w:rsid w:val="00AD1FE9"/>
    <w:rsid w:val="00AD3478"/>
    <w:rsid w:val="00AD364A"/>
    <w:rsid w:val="00AD3C0A"/>
    <w:rsid w:val="00AD3E00"/>
    <w:rsid w:val="00AD4C6F"/>
    <w:rsid w:val="00AD5AE3"/>
    <w:rsid w:val="00AD6F41"/>
    <w:rsid w:val="00AD6FA2"/>
    <w:rsid w:val="00AD75F1"/>
    <w:rsid w:val="00AE0BD1"/>
    <w:rsid w:val="00AE112A"/>
    <w:rsid w:val="00AE2FCC"/>
    <w:rsid w:val="00AE32F1"/>
    <w:rsid w:val="00AE4529"/>
    <w:rsid w:val="00AE5F64"/>
    <w:rsid w:val="00AE6EE2"/>
    <w:rsid w:val="00AE7017"/>
    <w:rsid w:val="00AE70D1"/>
    <w:rsid w:val="00AE755E"/>
    <w:rsid w:val="00AF0720"/>
    <w:rsid w:val="00AF07A9"/>
    <w:rsid w:val="00AF242D"/>
    <w:rsid w:val="00AF24B6"/>
    <w:rsid w:val="00AF3E04"/>
    <w:rsid w:val="00AF49E8"/>
    <w:rsid w:val="00AF4DF1"/>
    <w:rsid w:val="00AF5002"/>
    <w:rsid w:val="00AF5263"/>
    <w:rsid w:val="00AF668F"/>
    <w:rsid w:val="00AF681B"/>
    <w:rsid w:val="00AF6A7E"/>
    <w:rsid w:val="00AF6C61"/>
    <w:rsid w:val="00AF7096"/>
    <w:rsid w:val="00AF71AA"/>
    <w:rsid w:val="00B00445"/>
    <w:rsid w:val="00B0193A"/>
    <w:rsid w:val="00B01B96"/>
    <w:rsid w:val="00B01CBE"/>
    <w:rsid w:val="00B02226"/>
    <w:rsid w:val="00B029D4"/>
    <w:rsid w:val="00B03436"/>
    <w:rsid w:val="00B034D8"/>
    <w:rsid w:val="00B0409C"/>
    <w:rsid w:val="00B041F0"/>
    <w:rsid w:val="00B1150D"/>
    <w:rsid w:val="00B11DFE"/>
    <w:rsid w:val="00B11FAE"/>
    <w:rsid w:val="00B12837"/>
    <w:rsid w:val="00B13103"/>
    <w:rsid w:val="00B13538"/>
    <w:rsid w:val="00B148C0"/>
    <w:rsid w:val="00B152B1"/>
    <w:rsid w:val="00B1725F"/>
    <w:rsid w:val="00B200A0"/>
    <w:rsid w:val="00B2049A"/>
    <w:rsid w:val="00B209A0"/>
    <w:rsid w:val="00B20F08"/>
    <w:rsid w:val="00B21310"/>
    <w:rsid w:val="00B217D0"/>
    <w:rsid w:val="00B22481"/>
    <w:rsid w:val="00B22849"/>
    <w:rsid w:val="00B22B7E"/>
    <w:rsid w:val="00B22C99"/>
    <w:rsid w:val="00B23971"/>
    <w:rsid w:val="00B23FD6"/>
    <w:rsid w:val="00B24A44"/>
    <w:rsid w:val="00B24BF8"/>
    <w:rsid w:val="00B25540"/>
    <w:rsid w:val="00B25D5B"/>
    <w:rsid w:val="00B264D7"/>
    <w:rsid w:val="00B27112"/>
    <w:rsid w:val="00B30B61"/>
    <w:rsid w:val="00B30FA5"/>
    <w:rsid w:val="00B325DE"/>
    <w:rsid w:val="00B33058"/>
    <w:rsid w:val="00B344FD"/>
    <w:rsid w:val="00B34A7A"/>
    <w:rsid w:val="00B35487"/>
    <w:rsid w:val="00B354BA"/>
    <w:rsid w:val="00B35A5F"/>
    <w:rsid w:val="00B3699B"/>
    <w:rsid w:val="00B37147"/>
    <w:rsid w:val="00B372E8"/>
    <w:rsid w:val="00B4034A"/>
    <w:rsid w:val="00B40767"/>
    <w:rsid w:val="00B42446"/>
    <w:rsid w:val="00B42A7E"/>
    <w:rsid w:val="00B4487E"/>
    <w:rsid w:val="00B44F48"/>
    <w:rsid w:val="00B45026"/>
    <w:rsid w:val="00B45164"/>
    <w:rsid w:val="00B45622"/>
    <w:rsid w:val="00B45F75"/>
    <w:rsid w:val="00B46D5A"/>
    <w:rsid w:val="00B46EBB"/>
    <w:rsid w:val="00B473E4"/>
    <w:rsid w:val="00B474AA"/>
    <w:rsid w:val="00B47793"/>
    <w:rsid w:val="00B478B1"/>
    <w:rsid w:val="00B50529"/>
    <w:rsid w:val="00B506FD"/>
    <w:rsid w:val="00B5092B"/>
    <w:rsid w:val="00B50E8F"/>
    <w:rsid w:val="00B51E17"/>
    <w:rsid w:val="00B51EA2"/>
    <w:rsid w:val="00B529DA"/>
    <w:rsid w:val="00B537CB"/>
    <w:rsid w:val="00B53A92"/>
    <w:rsid w:val="00B54034"/>
    <w:rsid w:val="00B544A0"/>
    <w:rsid w:val="00B55119"/>
    <w:rsid w:val="00B5570F"/>
    <w:rsid w:val="00B56D78"/>
    <w:rsid w:val="00B57BEF"/>
    <w:rsid w:val="00B620C6"/>
    <w:rsid w:val="00B621BA"/>
    <w:rsid w:val="00B62413"/>
    <w:rsid w:val="00B63086"/>
    <w:rsid w:val="00B63168"/>
    <w:rsid w:val="00B638C6"/>
    <w:rsid w:val="00B63F9C"/>
    <w:rsid w:val="00B65632"/>
    <w:rsid w:val="00B65DE5"/>
    <w:rsid w:val="00B65F1E"/>
    <w:rsid w:val="00B66BB7"/>
    <w:rsid w:val="00B7085F"/>
    <w:rsid w:val="00B7156E"/>
    <w:rsid w:val="00B7168F"/>
    <w:rsid w:val="00B717A8"/>
    <w:rsid w:val="00B71A1B"/>
    <w:rsid w:val="00B722FE"/>
    <w:rsid w:val="00B72B69"/>
    <w:rsid w:val="00B73713"/>
    <w:rsid w:val="00B748EF"/>
    <w:rsid w:val="00B74F7D"/>
    <w:rsid w:val="00B75040"/>
    <w:rsid w:val="00B75132"/>
    <w:rsid w:val="00B756A2"/>
    <w:rsid w:val="00B761EE"/>
    <w:rsid w:val="00B76320"/>
    <w:rsid w:val="00B7636B"/>
    <w:rsid w:val="00B764C4"/>
    <w:rsid w:val="00B76966"/>
    <w:rsid w:val="00B76F8A"/>
    <w:rsid w:val="00B77A54"/>
    <w:rsid w:val="00B77D0F"/>
    <w:rsid w:val="00B77E3E"/>
    <w:rsid w:val="00B80CB0"/>
    <w:rsid w:val="00B81011"/>
    <w:rsid w:val="00B81996"/>
    <w:rsid w:val="00B81CFF"/>
    <w:rsid w:val="00B821B0"/>
    <w:rsid w:val="00B82466"/>
    <w:rsid w:val="00B82FFD"/>
    <w:rsid w:val="00B84313"/>
    <w:rsid w:val="00B84515"/>
    <w:rsid w:val="00B84E8D"/>
    <w:rsid w:val="00B86042"/>
    <w:rsid w:val="00B87912"/>
    <w:rsid w:val="00B87B1B"/>
    <w:rsid w:val="00B91100"/>
    <w:rsid w:val="00B92C1E"/>
    <w:rsid w:val="00B92C5F"/>
    <w:rsid w:val="00B92D2B"/>
    <w:rsid w:val="00B93504"/>
    <w:rsid w:val="00B93970"/>
    <w:rsid w:val="00B944BC"/>
    <w:rsid w:val="00B94905"/>
    <w:rsid w:val="00B95141"/>
    <w:rsid w:val="00B95314"/>
    <w:rsid w:val="00B964AC"/>
    <w:rsid w:val="00B972EC"/>
    <w:rsid w:val="00B9771D"/>
    <w:rsid w:val="00B97A82"/>
    <w:rsid w:val="00B97C5A"/>
    <w:rsid w:val="00B97CD6"/>
    <w:rsid w:val="00B97FDB"/>
    <w:rsid w:val="00BA05D9"/>
    <w:rsid w:val="00BA12B2"/>
    <w:rsid w:val="00BA2453"/>
    <w:rsid w:val="00BA26C6"/>
    <w:rsid w:val="00BA41B3"/>
    <w:rsid w:val="00BA41D9"/>
    <w:rsid w:val="00BA450E"/>
    <w:rsid w:val="00BA4787"/>
    <w:rsid w:val="00BA4A30"/>
    <w:rsid w:val="00BA4A52"/>
    <w:rsid w:val="00BA54E4"/>
    <w:rsid w:val="00BA5AF3"/>
    <w:rsid w:val="00BA5C72"/>
    <w:rsid w:val="00BA6352"/>
    <w:rsid w:val="00BA672E"/>
    <w:rsid w:val="00BA6868"/>
    <w:rsid w:val="00BA6DC4"/>
    <w:rsid w:val="00BA7BA4"/>
    <w:rsid w:val="00BA7DF8"/>
    <w:rsid w:val="00BA7E20"/>
    <w:rsid w:val="00BB0910"/>
    <w:rsid w:val="00BB1885"/>
    <w:rsid w:val="00BB18CC"/>
    <w:rsid w:val="00BB38EB"/>
    <w:rsid w:val="00BB4193"/>
    <w:rsid w:val="00BB4B85"/>
    <w:rsid w:val="00BB56E2"/>
    <w:rsid w:val="00BB594F"/>
    <w:rsid w:val="00BB5F66"/>
    <w:rsid w:val="00BB6BA6"/>
    <w:rsid w:val="00BB7096"/>
    <w:rsid w:val="00BC0449"/>
    <w:rsid w:val="00BC055E"/>
    <w:rsid w:val="00BC13B5"/>
    <w:rsid w:val="00BC2844"/>
    <w:rsid w:val="00BC3D55"/>
    <w:rsid w:val="00BC42E4"/>
    <w:rsid w:val="00BC4815"/>
    <w:rsid w:val="00BC5F71"/>
    <w:rsid w:val="00BC5F90"/>
    <w:rsid w:val="00BD021F"/>
    <w:rsid w:val="00BD0370"/>
    <w:rsid w:val="00BD04F4"/>
    <w:rsid w:val="00BD1426"/>
    <w:rsid w:val="00BD1AC1"/>
    <w:rsid w:val="00BD2236"/>
    <w:rsid w:val="00BD22C6"/>
    <w:rsid w:val="00BD2354"/>
    <w:rsid w:val="00BD295C"/>
    <w:rsid w:val="00BD2C41"/>
    <w:rsid w:val="00BD33ED"/>
    <w:rsid w:val="00BD3C20"/>
    <w:rsid w:val="00BD4593"/>
    <w:rsid w:val="00BD4A97"/>
    <w:rsid w:val="00BD4E34"/>
    <w:rsid w:val="00BD4FC3"/>
    <w:rsid w:val="00BD525F"/>
    <w:rsid w:val="00BD5295"/>
    <w:rsid w:val="00BD6CAD"/>
    <w:rsid w:val="00BD73FC"/>
    <w:rsid w:val="00BD78A0"/>
    <w:rsid w:val="00BE01E8"/>
    <w:rsid w:val="00BE029E"/>
    <w:rsid w:val="00BE0521"/>
    <w:rsid w:val="00BE1497"/>
    <w:rsid w:val="00BE1A13"/>
    <w:rsid w:val="00BE20DE"/>
    <w:rsid w:val="00BE267E"/>
    <w:rsid w:val="00BE275B"/>
    <w:rsid w:val="00BE3227"/>
    <w:rsid w:val="00BE33DA"/>
    <w:rsid w:val="00BE3A35"/>
    <w:rsid w:val="00BE44FA"/>
    <w:rsid w:val="00BE50A8"/>
    <w:rsid w:val="00BE5F6C"/>
    <w:rsid w:val="00BE654D"/>
    <w:rsid w:val="00BE722C"/>
    <w:rsid w:val="00BF005A"/>
    <w:rsid w:val="00BF0BDF"/>
    <w:rsid w:val="00BF0D35"/>
    <w:rsid w:val="00BF0E1F"/>
    <w:rsid w:val="00BF15C5"/>
    <w:rsid w:val="00BF2196"/>
    <w:rsid w:val="00BF3AA5"/>
    <w:rsid w:val="00BF4D4A"/>
    <w:rsid w:val="00BF517B"/>
    <w:rsid w:val="00BF5B1F"/>
    <w:rsid w:val="00BF5BAD"/>
    <w:rsid w:val="00BF607D"/>
    <w:rsid w:val="00BF6FDF"/>
    <w:rsid w:val="00BF75BE"/>
    <w:rsid w:val="00C0012D"/>
    <w:rsid w:val="00C016EB"/>
    <w:rsid w:val="00C016FF"/>
    <w:rsid w:val="00C02567"/>
    <w:rsid w:val="00C02760"/>
    <w:rsid w:val="00C02E85"/>
    <w:rsid w:val="00C03492"/>
    <w:rsid w:val="00C0392A"/>
    <w:rsid w:val="00C03DD8"/>
    <w:rsid w:val="00C04CE4"/>
    <w:rsid w:val="00C0505E"/>
    <w:rsid w:val="00C05471"/>
    <w:rsid w:val="00C05A32"/>
    <w:rsid w:val="00C05BE5"/>
    <w:rsid w:val="00C06443"/>
    <w:rsid w:val="00C06EA0"/>
    <w:rsid w:val="00C076BF"/>
    <w:rsid w:val="00C107B1"/>
    <w:rsid w:val="00C10B19"/>
    <w:rsid w:val="00C1158D"/>
    <w:rsid w:val="00C11811"/>
    <w:rsid w:val="00C1203D"/>
    <w:rsid w:val="00C1231B"/>
    <w:rsid w:val="00C127FB"/>
    <w:rsid w:val="00C12BE1"/>
    <w:rsid w:val="00C1384C"/>
    <w:rsid w:val="00C13BAF"/>
    <w:rsid w:val="00C13CB2"/>
    <w:rsid w:val="00C13E4E"/>
    <w:rsid w:val="00C14267"/>
    <w:rsid w:val="00C1595E"/>
    <w:rsid w:val="00C15ED0"/>
    <w:rsid w:val="00C162AE"/>
    <w:rsid w:val="00C179A8"/>
    <w:rsid w:val="00C17EE5"/>
    <w:rsid w:val="00C2016E"/>
    <w:rsid w:val="00C20481"/>
    <w:rsid w:val="00C214DF"/>
    <w:rsid w:val="00C215DF"/>
    <w:rsid w:val="00C21DA0"/>
    <w:rsid w:val="00C22039"/>
    <w:rsid w:val="00C2372A"/>
    <w:rsid w:val="00C23777"/>
    <w:rsid w:val="00C23DDB"/>
    <w:rsid w:val="00C24014"/>
    <w:rsid w:val="00C241DB"/>
    <w:rsid w:val="00C2425B"/>
    <w:rsid w:val="00C253E4"/>
    <w:rsid w:val="00C265A6"/>
    <w:rsid w:val="00C268E0"/>
    <w:rsid w:val="00C27157"/>
    <w:rsid w:val="00C308E7"/>
    <w:rsid w:val="00C3114C"/>
    <w:rsid w:val="00C31C57"/>
    <w:rsid w:val="00C327A0"/>
    <w:rsid w:val="00C32CCB"/>
    <w:rsid w:val="00C334EB"/>
    <w:rsid w:val="00C34B0F"/>
    <w:rsid w:val="00C34F62"/>
    <w:rsid w:val="00C356E6"/>
    <w:rsid w:val="00C3582F"/>
    <w:rsid w:val="00C35B7D"/>
    <w:rsid w:val="00C35DCE"/>
    <w:rsid w:val="00C3766A"/>
    <w:rsid w:val="00C37B64"/>
    <w:rsid w:val="00C418E9"/>
    <w:rsid w:val="00C428F4"/>
    <w:rsid w:val="00C43127"/>
    <w:rsid w:val="00C43701"/>
    <w:rsid w:val="00C448EC"/>
    <w:rsid w:val="00C45154"/>
    <w:rsid w:val="00C45210"/>
    <w:rsid w:val="00C4635B"/>
    <w:rsid w:val="00C46F4B"/>
    <w:rsid w:val="00C46F4D"/>
    <w:rsid w:val="00C47F2E"/>
    <w:rsid w:val="00C521BE"/>
    <w:rsid w:val="00C52E13"/>
    <w:rsid w:val="00C534AD"/>
    <w:rsid w:val="00C53B10"/>
    <w:rsid w:val="00C53CA1"/>
    <w:rsid w:val="00C53D34"/>
    <w:rsid w:val="00C54899"/>
    <w:rsid w:val="00C55DBB"/>
    <w:rsid w:val="00C57490"/>
    <w:rsid w:val="00C57B0B"/>
    <w:rsid w:val="00C60786"/>
    <w:rsid w:val="00C63D56"/>
    <w:rsid w:val="00C6544D"/>
    <w:rsid w:val="00C65DDC"/>
    <w:rsid w:val="00C6717D"/>
    <w:rsid w:val="00C67322"/>
    <w:rsid w:val="00C70513"/>
    <w:rsid w:val="00C713A7"/>
    <w:rsid w:val="00C71403"/>
    <w:rsid w:val="00C7177C"/>
    <w:rsid w:val="00C71F87"/>
    <w:rsid w:val="00C733D2"/>
    <w:rsid w:val="00C74A5A"/>
    <w:rsid w:val="00C74E97"/>
    <w:rsid w:val="00C752F5"/>
    <w:rsid w:val="00C754BA"/>
    <w:rsid w:val="00C77FA0"/>
    <w:rsid w:val="00C804C6"/>
    <w:rsid w:val="00C80B8A"/>
    <w:rsid w:val="00C810FA"/>
    <w:rsid w:val="00C81C68"/>
    <w:rsid w:val="00C823F1"/>
    <w:rsid w:val="00C83325"/>
    <w:rsid w:val="00C83355"/>
    <w:rsid w:val="00C838AD"/>
    <w:rsid w:val="00C840F9"/>
    <w:rsid w:val="00C84F7A"/>
    <w:rsid w:val="00C8557A"/>
    <w:rsid w:val="00C8597B"/>
    <w:rsid w:val="00C86819"/>
    <w:rsid w:val="00C86CF2"/>
    <w:rsid w:val="00C872E4"/>
    <w:rsid w:val="00C87BCE"/>
    <w:rsid w:val="00C905E7"/>
    <w:rsid w:val="00C906CB"/>
    <w:rsid w:val="00C91504"/>
    <w:rsid w:val="00C93CD0"/>
    <w:rsid w:val="00C94BC1"/>
    <w:rsid w:val="00C94E25"/>
    <w:rsid w:val="00C95A39"/>
    <w:rsid w:val="00C95CC9"/>
    <w:rsid w:val="00C9621E"/>
    <w:rsid w:val="00C9698D"/>
    <w:rsid w:val="00CA0208"/>
    <w:rsid w:val="00CA0351"/>
    <w:rsid w:val="00CA18D4"/>
    <w:rsid w:val="00CA197A"/>
    <w:rsid w:val="00CA3566"/>
    <w:rsid w:val="00CA5BB0"/>
    <w:rsid w:val="00CA6DEB"/>
    <w:rsid w:val="00CA70F5"/>
    <w:rsid w:val="00CB01BE"/>
    <w:rsid w:val="00CB12B3"/>
    <w:rsid w:val="00CB1335"/>
    <w:rsid w:val="00CB1674"/>
    <w:rsid w:val="00CB1F1C"/>
    <w:rsid w:val="00CB431E"/>
    <w:rsid w:val="00CB4789"/>
    <w:rsid w:val="00CB483A"/>
    <w:rsid w:val="00CB4FF9"/>
    <w:rsid w:val="00CB5E72"/>
    <w:rsid w:val="00CB6063"/>
    <w:rsid w:val="00CB681C"/>
    <w:rsid w:val="00CB6845"/>
    <w:rsid w:val="00CB6B3E"/>
    <w:rsid w:val="00CC0366"/>
    <w:rsid w:val="00CC144B"/>
    <w:rsid w:val="00CC27A3"/>
    <w:rsid w:val="00CC3210"/>
    <w:rsid w:val="00CC32D6"/>
    <w:rsid w:val="00CC3B44"/>
    <w:rsid w:val="00CC4CC3"/>
    <w:rsid w:val="00CC4E0F"/>
    <w:rsid w:val="00CC4F34"/>
    <w:rsid w:val="00CC580F"/>
    <w:rsid w:val="00CC66F0"/>
    <w:rsid w:val="00CC6CF8"/>
    <w:rsid w:val="00CC7A7B"/>
    <w:rsid w:val="00CD053F"/>
    <w:rsid w:val="00CD0893"/>
    <w:rsid w:val="00CD0A93"/>
    <w:rsid w:val="00CD1B7F"/>
    <w:rsid w:val="00CD1DC6"/>
    <w:rsid w:val="00CD296E"/>
    <w:rsid w:val="00CD3FA9"/>
    <w:rsid w:val="00CD4C91"/>
    <w:rsid w:val="00CD51AF"/>
    <w:rsid w:val="00CD56DC"/>
    <w:rsid w:val="00CD5900"/>
    <w:rsid w:val="00CD5E05"/>
    <w:rsid w:val="00CD5E75"/>
    <w:rsid w:val="00CD7B8E"/>
    <w:rsid w:val="00CE01B9"/>
    <w:rsid w:val="00CE08AE"/>
    <w:rsid w:val="00CE1E7F"/>
    <w:rsid w:val="00CE3474"/>
    <w:rsid w:val="00CE39C7"/>
    <w:rsid w:val="00CE3AEA"/>
    <w:rsid w:val="00CE3F38"/>
    <w:rsid w:val="00CE4561"/>
    <w:rsid w:val="00CE4875"/>
    <w:rsid w:val="00CE4980"/>
    <w:rsid w:val="00CE4A0D"/>
    <w:rsid w:val="00CE5826"/>
    <w:rsid w:val="00CE5881"/>
    <w:rsid w:val="00CE5C0B"/>
    <w:rsid w:val="00CE5E44"/>
    <w:rsid w:val="00CE6D50"/>
    <w:rsid w:val="00CE6EB6"/>
    <w:rsid w:val="00CE7CEA"/>
    <w:rsid w:val="00CE7E77"/>
    <w:rsid w:val="00CF07EA"/>
    <w:rsid w:val="00CF1566"/>
    <w:rsid w:val="00CF15BF"/>
    <w:rsid w:val="00CF2050"/>
    <w:rsid w:val="00CF267E"/>
    <w:rsid w:val="00CF2918"/>
    <w:rsid w:val="00CF36DD"/>
    <w:rsid w:val="00CF399D"/>
    <w:rsid w:val="00CF55EA"/>
    <w:rsid w:val="00CF6837"/>
    <w:rsid w:val="00CF6FF3"/>
    <w:rsid w:val="00CF72B5"/>
    <w:rsid w:val="00CF7827"/>
    <w:rsid w:val="00D017F8"/>
    <w:rsid w:val="00D02656"/>
    <w:rsid w:val="00D027A7"/>
    <w:rsid w:val="00D02EFA"/>
    <w:rsid w:val="00D0308A"/>
    <w:rsid w:val="00D03B60"/>
    <w:rsid w:val="00D04008"/>
    <w:rsid w:val="00D04780"/>
    <w:rsid w:val="00D04790"/>
    <w:rsid w:val="00D05801"/>
    <w:rsid w:val="00D076E1"/>
    <w:rsid w:val="00D07A92"/>
    <w:rsid w:val="00D10933"/>
    <w:rsid w:val="00D10A60"/>
    <w:rsid w:val="00D10F27"/>
    <w:rsid w:val="00D11191"/>
    <w:rsid w:val="00D117BA"/>
    <w:rsid w:val="00D117F0"/>
    <w:rsid w:val="00D1262B"/>
    <w:rsid w:val="00D12C65"/>
    <w:rsid w:val="00D1354D"/>
    <w:rsid w:val="00D1474A"/>
    <w:rsid w:val="00D14BA1"/>
    <w:rsid w:val="00D14EBE"/>
    <w:rsid w:val="00D1596F"/>
    <w:rsid w:val="00D15BA2"/>
    <w:rsid w:val="00D15DB9"/>
    <w:rsid w:val="00D1685E"/>
    <w:rsid w:val="00D16BFF"/>
    <w:rsid w:val="00D16C8B"/>
    <w:rsid w:val="00D17B70"/>
    <w:rsid w:val="00D20183"/>
    <w:rsid w:val="00D201A4"/>
    <w:rsid w:val="00D20459"/>
    <w:rsid w:val="00D20676"/>
    <w:rsid w:val="00D20AC0"/>
    <w:rsid w:val="00D20BF5"/>
    <w:rsid w:val="00D212FA"/>
    <w:rsid w:val="00D21DD7"/>
    <w:rsid w:val="00D2266F"/>
    <w:rsid w:val="00D23C22"/>
    <w:rsid w:val="00D24519"/>
    <w:rsid w:val="00D246AA"/>
    <w:rsid w:val="00D26F94"/>
    <w:rsid w:val="00D3171E"/>
    <w:rsid w:val="00D317E1"/>
    <w:rsid w:val="00D31B4E"/>
    <w:rsid w:val="00D32AC6"/>
    <w:rsid w:val="00D32FDF"/>
    <w:rsid w:val="00D33B00"/>
    <w:rsid w:val="00D33CFF"/>
    <w:rsid w:val="00D34996"/>
    <w:rsid w:val="00D34BEF"/>
    <w:rsid w:val="00D35CC2"/>
    <w:rsid w:val="00D36654"/>
    <w:rsid w:val="00D36C27"/>
    <w:rsid w:val="00D36E3D"/>
    <w:rsid w:val="00D40623"/>
    <w:rsid w:val="00D406ED"/>
    <w:rsid w:val="00D40BCF"/>
    <w:rsid w:val="00D40EF8"/>
    <w:rsid w:val="00D419C2"/>
    <w:rsid w:val="00D41ADB"/>
    <w:rsid w:val="00D421CA"/>
    <w:rsid w:val="00D4230A"/>
    <w:rsid w:val="00D43014"/>
    <w:rsid w:val="00D43803"/>
    <w:rsid w:val="00D44E60"/>
    <w:rsid w:val="00D46198"/>
    <w:rsid w:val="00D461FF"/>
    <w:rsid w:val="00D47538"/>
    <w:rsid w:val="00D509F6"/>
    <w:rsid w:val="00D51419"/>
    <w:rsid w:val="00D51860"/>
    <w:rsid w:val="00D51A59"/>
    <w:rsid w:val="00D51CF8"/>
    <w:rsid w:val="00D51DC1"/>
    <w:rsid w:val="00D51F1E"/>
    <w:rsid w:val="00D524B4"/>
    <w:rsid w:val="00D524BE"/>
    <w:rsid w:val="00D53063"/>
    <w:rsid w:val="00D53679"/>
    <w:rsid w:val="00D53C22"/>
    <w:rsid w:val="00D53EAA"/>
    <w:rsid w:val="00D54B61"/>
    <w:rsid w:val="00D54E3A"/>
    <w:rsid w:val="00D54FC2"/>
    <w:rsid w:val="00D569E3"/>
    <w:rsid w:val="00D613D0"/>
    <w:rsid w:val="00D618EC"/>
    <w:rsid w:val="00D62C20"/>
    <w:rsid w:val="00D63589"/>
    <w:rsid w:val="00D63A92"/>
    <w:rsid w:val="00D645CB"/>
    <w:rsid w:val="00D646F8"/>
    <w:rsid w:val="00D66276"/>
    <w:rsid w:val="00D668CE"/>
    <w:rsid w:val="00D66E8C"/>
    <w:rsid w:val="00D67C82"/>
    <w:rsid w:val="00D70295"/>
    <w:rsid w:val="00D703D7"/>
    <w:rsid w:val="00D7313F"/>
    <w:rsid w:val="00D741F4"/>
    <w:rsid w:val="00D74713"/>
    <w:rsid w:val="00D75D8C"/>
    <w:rsid w:val="00D76468"/>
    <w:rsid w:val="00D76E36"/>
    <w:rsid w:val="00D80819"/>
    <w:rsid w:val="00D80A9F"/>
    <w:rsid w:val="00D8205D"/>
    <w:rsid w:val="00D82B45"/>
    <w:rsid w:val="00D82CD3"/>
    <w:rsid w:val="00D8329E"/>
    <w:rsid w:val="00D83430"/>
    <w:rsid w:val="00D84394"/>
    <w:rsid w:val="00D85EDF"/>
    <w:rsid w:val="00D86A32"/>
    <w:rsid w:val="00D87430"/>
    <w:rsid w:val="00D87BDB"/>
    <w:rsid w:val="00D90B9D"/>
    <w:rsid w:val="00D91692"/>
    <w:rsid w:val="00D937A8"/>
    <w:rsid w:val="00D93ADA"/>
    <w:rsid w:val="00D93B8F"/>
    <w:rsid w:val="00D93C2F"/>
    <w:rsid w:val="00D943AF"/>
    <w:rsid w:val="00D958C2"/>
    <w:rsid w:val="00D966EC"/>
    <w:rsid w:val="00D9726A"/>
    <w:rsid w:val="00D97CC6"/>
    <w:rsid w:val="00DA05FB"/>
    <w:rsid w:val="00DA0F65"/>
    <w:rsid w:val="00DA1090"/>
    <w:rsid w:val="00DA1ADE"/>
    <w:rsid w:val="00DA217D"/>
    <w:rsid w:val="00DA29F6"/>
    <w:rsid w:val="00DA2E05"/>
    <w:rsid w:val="00DA4BB2"/>
    <w:rsid w:val="00DA4CBB"/>
    <w:rsid w:val="00DA4CCD"/>
    <w:rsid w:val="00DA51B2"/>
    <w:rsid w:val="00DA5340"/>
    <w:rsid w:val="00DA581F"/>
    <w:rsid w:val="00DA5983"/>
    <w:rsid w:val="00DA6CC9"/>
    <w:rsid w:val="00DA6D7B"/>
    <w:rsid w:val="00DA7198"/>
    <w:rsid w:val="00DA74B7"/>
    <w:rsid w:val="00DA787C"/>
    <w:rsid w:val="00DB0F79"/>
    <w:rsid w:val="00DB29A4"/>
    <w:rsid w:val="00DB5187"/>
    <w:rsid w:val="00DB53E1"/>
    <w:rsid w:val="00DB60FF"/>
    <w:rsid w:val="00DB6322"/>
    <w:rsid w:val="00DC04B7"/>
    <w:rsid w:val="00DC12BF"/>
    <w:rsid w:val="00DC173B"/>
    <w:rsid w:val="00DC247D"/>
    <w:rsid w:val="00DC3860"/>
    <w:rsid w:val="00DC3A05"/>
    <w:rsid w:val="00DC3EC1"/>
    <w:rsid w:val="00DC3EEE"/>
    <w:rsid w:val="00DC4126"/>
    <w:rsid w:val="00DC4759"/>
    <w:rsid w:val="00DC4F4A"/>
    <w:rsid w:val="00DC5CB4"/>
    <w:rsid w:val="00DC5F0C"/>
    <w:rsid w:val="00DC5FEE"/>
    <w:rsid w:val="00DC6A6E"/>
    <w:rsid w:val="00DC730C"/>
    <w:rsid w:val="00DD069A"/>
    <w:rsid w:val="00DD091D"/>
    <w:rsid w:val="00DD1CEE"/>
    <w:rsid w:val="00DD1F61"/>
    <w:rsid w:val="00DD392A"/>
    <w:rsid w:val="00DD4B04"/>
    <w:rsid w:val="00DD5C81"/>
    <w:rsid w:val="00DD5E55"/>
    <w:rsid w:val="00DD6360"/>
    <w:rsid w:val="00DD6C7B"/>
    <w:rsid w:val="00DD7567"/>
    <w:rsid w:val="00DD7F06"/>
    <w:rsid w:val="00DE22B5"/>
    <w:rsid w:val="00DE2C05"/>
    <w:rsid w:val="00DE4953"/>
    <w:rsid w:val="00DE4C3F"/>
    <w:rsid w:val="00DE4D88"/>
    <w:rsid w:val="00DE53CE"/>
    <w:rsid w:val="00DE561C"/>
    <w:rsid w:val="00DE5AC5"/>
    <w:rsid w:val="00DE62D0"/>
    <w:rsid w:val="00DE6327"/>
    <w:rsid w:val="00DE689A"/>
    <w:rsid w:val="00DE7AF9"/>
    <w:rsid w:val="00DE7DD8"/>
    <w:rsid w:val="00DF10A9"/>
    <w:rsid w:val="00DF23C1"/>
    <w:rsid w:val="00DF27B3"/>
    <w:rsid w:val="00DF2B15"/>
    <w:rsid w:val="00DF378D"/>
    <w:rsid w:val="00DF4C58"/>
    <w:rsid w:val="00DF52B5"/>
    <w:rsid w:val="00DF534B"/>
    <w:rsid w:val="00DF61B1"/>
    <w:rsid w:val="00DF6628"/>
    <w:rsid w:val="00DF6702"/>
    <w:rsid w:val="00DF7052"/>
    <w:rsid w:val="00DF7589"/>
    <w:rsid w:val="00DF78A3"/>
    <w:rsid w:val="00E00300"/>
    <w:rsid w:val="00E00521"/>
    <w:rsid w:val="00E01060"/>
    <w:rsid w:val="00E014E1"/>
    <w:rsid w:val="00E0154F"/>
    <w:rsid w:val="00E01CD2"/>
    <w:rsid w:val="00E02321"/>
    <w:rsid w:val="00E03055"/>
    <w:rsid w:val="00E03359"/>
    <w:rsid w:val="00E047F3"/>
    <w:rsid w:val="00E04BFA"/>
    <w:rsid w:val="00E04D93"/>
    <w:rsid w:val="00E0568B"/>
    <w:rsid w:val="00E05CD8"/>
    <w:rsid w:val="00E05E31"/>
    <w:rsid w:val="00E060AA"/>
    <w:rsid w:val="00E0670D"/>
    <w:rsid w:val="00E076BB"/>
    <w:rsid w:val="00E101F6"/>
    <w:rsid w:val="00E126A3"/>
    <w:rsid w:val="00E129F3"/>
    <w:rsid w:val="00E13662"/>
    <w:rsid w:val="00E14AD3"/>
    <w:rsid w:val="00E14ED1"/>
    <w:rsid w:val="00E155C3"/>
    <w:rsid w:val="00E15659"/>
    <w:rsid w:val="00E156AA"/>
    <w:rsid w:val="00E167DD"/>
    <w:rsid w:val="00E169FE"/>
    <w:rsid w:val="00E16C06"/>
    <w:rsid w:val="00E16E21"/>
    <w:rsid w:val="00E175F2"/>
    <w:rsid w:val="00E17A76"/>
    <w:rsid w:val="00E17A9C"/>
    <w:rsid w:val="00E17E2F"/>
    <w:rsid w:val="00E20415"/>
    <w:rsid w:val="00E20CE7"/>
    <w:rsid w:val="00E20E38"/>
    <w:rsid w:val="00E21EB8"/>
    <w:rsid w:val="00E22A92"/>
    <w:rsid w:val="00E22FF3"/>
    <w:rsid w:val="00E232CA"/>
    <w:rsid w:val="00E234EC"/>
    <w:rsid w:val="00E23A7A"/>
    <w:rsid w:val="00E24101"/>
    <w:rsid w:val="00E24237"/>
    <w:rsid w:val="00E24242"/>
    <w:rsid w:val="00E25563"/>
    <w:rsid w:val="00E259D9"/>
    <w:rsid w:val="00E2666B"/>
    <w:rsid w:val="00E27331"/>
    <w:rsid w:val="00E314E8"/>
    <w:rsid w:val="00E31522"/>
    <w:rsid w:val="00E324DB"/>
    <w:rsid w:val="00E33B78"/>
    <w:rsid w:val="00E3521F"/>
    <w:rsid w:val="00E355CF"/>
    <w:rsid w:val="00E36A15"/>
    <w:rsid w:val="00E36B37"/>
    <w:rsid w:val="00E36DDC"/>
    <w:rsid w:val="00E379EB"/>
    <w:rsid w:val="00E40D4B"/>
    <w:rsid w:val="00E41FB0"/>
    <w:rsid w:val="00E4255E"/>
    <w:rsid w:val="00E42617"/>
    <w:rsid w:val="00E43C3C"/>
    <w:rsid w:val="00E44AC0"/>
    <w:rsid w:val="00E44B2B"/>
    <w:rsid w:val="00E45392"/>
    <w:rsid w:val="00E45E72"/>
    <w:rsid w:val="00E4680B"/>
    <w:rsid w:val="00E47B25"/>
    <w:rsid w:val="00E47B40"/>
    <w:rsid w:val="00E50911"/>
    <w:rsid w:val="00E50EC9"/>
    <w:rsid w:val="00E51A87"/>
    <w:rsid w:val="00E525E7"/>
    <w:rsid w:val="00E5313D"/>
    <w:rsid w:val="00E534DD"/>
    <w:rsid w:val="00E55825"/>
    <w:rsid w:val="00E5758A"/>
    <w:rsid w:val="00E57E0C"/>
    <w:rsid w:val="00E57FAC"/>
    <w:rsid w:val="00E60EB2"/>
    <w:rsid w:val="00E62562"/>
    <w:rsid w:val="00E62AB9"/>
    <w:rsid w:val="00E62C93"/>
    <w:rsid w:val="00E640DF"/>
    <w:rsid w:val="00E6412D"/>
    <w:rsid w:val="00E65522"/>
    <w:rsid w:val="00E65E39"/>
    <w:rsid w:val="00E65EC6"/>
    <w:rsid w:val="00E67620"/>
    <w:rsid w:val="00E67E40"/>
    <w:rsid w:val="00E70341"/>
    <w:rsid w:val="00E70839"/>
    <w:rsid w:val="00E70992"/>
    <w:rsid w:val="00E70A28"/>
    <w:rsid w:val="00E70A3D"/>
    <w:rsid w:val="00E70B65"/>
    <w:rsid w:val="00E71BFA"/>
    <w:rsid w:val="00E71D9A"/>
    <w:rsid w:val="00E72C4A"/>
    <w:rsid w:val="00E72EEE"/>
    <w:rsid w:val="00E73E47"/>
    <w:rsid w:val="00E74594"/>
    <w:rsid w:val="00E745E8"/>
    <w:rsid w:val="00E747FF"/>
    <w:rsid w:val="00E74914"/>
    <w:rsid w:val="00E74E16"/>
    <w:rsid w:val="00E76026"/>
    <w:rsid w:val="00E764A4"/>
    <w:rsid w:val="00E775EA"/>
    <w:rsid w:val="00E776BF"/>
    <w:rsid w:val="00E77945"/>
    <w:rsid w:val="00E80F2C"/>
    <w:rsid w:val="00E81278"/>
    <w:rsid w:val="00E8133D"/>
    <w:rsid w:val="00E81F07"/>
    <w:rsid w:val="00E82DF2"/>
    <w:rsid w:val="00E830F3"/>
    <w:rsid w:val="00E831FC"/>
    <w:rsid w:val="00E83939"/>
    <w:rsid w:val="00E85271"/>
    <w:rsid w:val="00E85337"/>
    <w:rsid w:val="00E857A4"/>
    <w:rsid w:val="00E85808"/>
    <w:rsid w:val="00E860FB"/>
    <w:rsid w:val="00E86CA6"/>
    <w:rsid w:val="00E86D8B"/>
    <w:rsid w:val="00E873BF"/>
    <w:rsid w:val="00E87EF1"/>
    <w:rsid w:val="00E9014B"/>
    <w:rsid w:val="00E90813"/>
    <w:rsid w:val="00E91297"/>
    <w:rsid w:val="00E9166C"/>
    <w:rsid w:val="00E92C27"/>
    <w:rsid w:val="00E931BB"/>
    <w:rsid w:val="00E933B3"/>
    <w:rsid w:val="00E93D06"/>
    <w:rsid w:val="00E95D7C"/>
    <w:rsid w:val="00E96505"/>
    <w:rsid w:val="00E967AD"/>
    <w:rsid w:val="00E97292"/>
    <w:rsid w:val="00E9748E"/>
    <w:rsid w:val="00EA19A2"/>
    <w:rsid w:val="00EA3F99"/>
    <w:rsid w:val="00EA4D79"/>
    <w:rsid w:val="00EA55AF"/>
    <w:rsid w:val="00EA590E"/>
    <w:rsid w:val="00EA5FAD"/>
    <w:rsid w:val="00EA6A00"/>
    <w:rsid w:val="00EA7839"/>
    <w:rsid w:val="00EB0E25"/>
    <w:rsid w:val="00EB1282"/>
    <w:rsid w:val="00EB12AF"/>
    <w:rsid w:val="00EB169F"/>
    <w:rsid w:val="00EB2421"/>
    <w:rsid w:val="00EB28CF"/>
    <w:rsid w:val="00EB2DA9"/>
    <w:rsid w:val="00EB32A8"/>
    <w:rsid w:val="00EB3D2F"/>
    <w:rsid w:val="00EB3F8B"/>
    <w:rsid w:val="00EB45CB"/>
    <w:rsid w:val="00EB742C"/>
    <w:rsid w:val="00EB74C7"/>
    <w:rsid w:val="00EB7778"/>
    <w:rsid w:val="00EC0DD8"/>
    <w:rsid w:val="00EC0F85"/>
    <w:rsid w:val="00EC13FE"/>
    <w:rsid w:val="00EC1FEC"/>
    <w:rsid w:val="00EC254E"/>
    <w:rsid w:val="00EC33C0"/>
    <w:rsid w:val="00EC3454"/>
    <w:rsid w:val="00EC4AD4"/>
    <w:rsid w:val="00EC4B2B"/>
    <w:rsid w:val="00EC50B1"/>
    <w:rsid w:val="00EC680D"/>
    <w:rsid w:val="00EC6B63"/>
    <w:rsid w:val="00EC6CAB"/>
    <w:rsid w:val="00EC6DE3"/>
    <w:rsid w:val="00EC6E26"/>
    <w:rsid w:val="00EC6F76"/>
    <w:rsid w:val="00EC7290"/>
    <w:rsid w:val="00ED0089"/>
    <w:rsid w:val="00ED02C5"/>
    <w:rsid w:val="00ED0A50"/>
    <w:rsid w:val="00ED0F0C"/>
    <w:rsid w:val="00ED126D"/>
    <w:rsid w:val="00ED131F"/>
    <w:rsid w:val="00ED14FD"/>
    <w:rsid w:val="00ED1E33"/>
    <w:rsid w:val="00ED26C7"/>
    <w:rsid w:val="00ED2953"/>
    <w:rsid w:val="00ED42D2"/>
    <w:rsid w:val="00ED4715"/>
    <w:rsid w:val="00ED47A9"/>
    <w:rsid w:val="00ED4C34"/>
    <w:rsid w:val="00ED61BC"/>
    <w:rsid w:val="00ED7426"/>
    <w:rsid w:val="00ED747F"/>
    <w:rsid w:val="00EE053E"/>
    <w:rsid w:val="00EE0992"/>
    <w:rsid w:val="00EE182D"/>
    <w:rsid w:val="00EE37AD"/>
    <w:rsid w:val="00EE4065"/>
    <w:rsid w:val="00EE4550"/>
    <w:rsid w:val="00EE4626"/>
    <w:rsid w:val="00EE4A52"/>
    <w:rsid w:val="00EE7249"/>
    <w:rsid w:val="00EF03E0"/>
    <w:rsid w:val="00EF07B4"/>
    <w:rsid w:val="00EF0A29"/>
    <w:rsid w:val="00EF15D6"/>
    <w:rsid w:val="00EF1607"/>
    <w:rsid w:val="00EF1E68"/>
    <w:rsid w:val="00EF1E69"/>
    <w:rsid w:val="00EF2178"/>
    <w:rsid w:val="00EF21FB"/>
    <w:rsid w:val="00EF2597"/>
    <w:rsid w:val="00EF2B82"/>
    <w:rsid w:val="00EF3B4D"/>
    <w:rsid w:val="00EF3BDF"/>
    <w:rsid w:val="00EF51D4"/>
    <w:rsid w:val="00EF5B02"/>
    <w:rsid w:val="00EF6D4F"/>
    <w:rsid w:val="00EF6EFD"/>
    <w:rsid w:val="00EF78C6"/>
    <w:rsid w:val="00EF7BEF"/>
    <w:rsid w:val="00F015E8"/>
    <w:rsid w:val="00F01FD9"/>
    <w:rsid w:val="00F026E0"/>
    <w:rsid w:val="00F02825"/>
    <w:rsid w:val="00F0362C"/>
    <w:rsid w:val="00F0376D"/>
    <w:rsid w:val="00F04079"/>
    <w:rsid w:val="00F04DB4"/>
    <w:rsid w:val="00F06FD7"/>
    <w:rsid w:val="00F07B79"/>
    <w:rsid w:val="00F1076B"/>
    <w:rsid w:val="00F10AAC"/>
    <w:rsid w:val="00F10B7F"/>
    <w:rsid w:val="00F11361"/>
    <w:rsid w:val="00F1140E"/>
    <w:rsid w:val="00F11544"/>
    <w:rsid w:val="00F11FB5"/>
    <w:rsid w:val="00F12536"/>
    <w:rsid w:val="00F126F0"/>
    <w:rsid w:val="00F13192"/>
    <w:rsid w:val="00F13AE1"/>
    <w:rsid w:val="00F14039"/>
    <w:rsid w:val="00F1476F"/>
    <w:rsid w:val="00F15800"/>
    <w:rsid w:val="00F15CC4"/>
    <w:rsid w:val="00F15D50"/>
    <w:rsid w:val="00F16DB3"/>
    <w:rsid w:val="00F16FAD"/>
    <w:rsid w:val="00F17677"/>
    <w:rsid w:val="00F21D8C"/>
    <w:rsid w:val="00F21E9B"/>
    <w:rsid w:val="00F22CED"/>
    <w:rsid w:val="00F2313C"/>
    <w:rsid w:val="00F235CA"/>
    <w:rsid w:val="00F23FCD"/>
    <w:rsid w:val="00F24DBA"/>
    <w:rsid w:val="00F2516B"/>
    <w:rsid w:val="00F25CB2"/>
    <w:rsid w:val="00F260B8"/>
    <w:rsid w:val="00F26AC1"/>
    <w:rsid w:val="00F3176A"/>
    <w:rsid w:val="00F31C48"/>
    <w:rsid w:val="00F32DA0"/>
    <w:rsid w:val="00F32DF8"/>
    <w:rsid w:val="00F32E00"/>
    <w:rsid w:val="00F340A7"/>
    <w:rsid w:val="00F354C2"/>
    <w:rsid w:val="00F35D1A"/>
    <w:rsid w:val="00F36218"/>
    <w:rsid w:val="00F36904"/>
    <w:rsid w:val="00F3699C"/>
    <w:rsid w:val="00F37A31"/>
    <w:rsid w:val="00F40A02"/>
    <w:rsid w:val="00F40D50"/>
    <w:rsid w:val="00F41246"/>
    <w:rsid w:val="00F413FA"/>
    <w:rsid w:val="00F41A85"/>
    <w:rsid w:val="00F423B9"/>
    <w:rsid w:val="00F42CEB"/>
    <w:rsid w:val="00F42E9F"/>
    <w:rsid w:val="00F438E4"/>
    <w:rsid w:val="00F43CD3"/>
    <w:rsid w:val="00F4411D"/>
    <w:rsid w:val="00F4437C"/>
    <w:rsid w:val="00F44465"/>
    <w:rsid w:val="00F46452"/>
    <w:rsid w:val="00F46946"/>
    <w:rsid w:val="00F46A3B"/>
    <w:rsid w:val="00F46D8B"/>
    <w:rsid w:val="00F509C5"/>
    <w:rsid w:val="00F50A02"/>
    <w:rsid w:val="00F50BC8"/>
    <w:rsid w:val="00F50E8D"/>
    <w:rsid w:val="00F524A6"/>
    <w:rsid w:val="00F5254A"/>
    <w:rsid w:val="00F52D09"/>
    <w:rsid w:val="00F52D7B"/>
    <w:rsid w:val="00F536C0"/>
    <w:rsid w:val="00F53C01"/>
    <w:rsid w:val="00F54A18"/>
    <w:rsid w:val="00F55058"/>
    <w:rsid w:val="00F5595A"/>
    <w:rsid w:val="00F56420"/>
    <w:rsid w:val="00F573D2"/>
    <w:rsid w:val="00F57493"/>
    <w:rsid w:val="00F60AA5"/>
    <w:rsid w:val="00F60F78"/>
    <w:rsid w:val="00F6258D"/>
    <w:rsid w:val="00F6260B"/>
    <w:rsid w:val="00F63DCB"/>
    <w:rsid w:val="00F6437F"/>
    <w:rsid w:val="00F64E6D"/>
    <w:rsid w:val="00F657C7"/>
    <w:rsid w:val="00F6599F"/>
    <w:rsid w:val="00F662AB"/>
    <w:rsid w:val="00F66E0C"/>
    <w:rsid w:val="00F66F37"/>
    <w:rsid w:val="00F67443"/>
    <w:rsid w:val="00F67A88"/>
    <w:rsid w:val="00F71136"/>
    <w:rsid w:val="00F7179F"/>
    <w:rsid w:val="00F71D31"/>
    <w:rsid w:val="00F71DC9"/>
    <w:rsid w:val="00F723ED"/>
    <w:rsid w:val="00F731EF"/>
    <w:rsid w:val="00F73590"/>
    <w:rsid w:val="00F75209"/>
    <w:rsid w:val="00F77AE0"/>
    <w:rsid w:val="00F77F6E"/>
    <w:rsid w:val="00F81508"/>
    <w:rsid w:val="00F81F0A"/>
    <w:rsid w:val="00F82151"/>
    <w:rsid w:val="00F8274B"/>
    <w:rsid w:val="00F830D5"/>
    <w:rsid w:val="00F837BD"/>
    <w:rsid w:val="00F8390C"/>
    <w:rsid w:val="00F83DA6"/>
    <w:rsid w:val="00F84326"/>
    <w:rsid w:val="00F84F44"/>
    <w:rsid w:val="00F84F59"/>
    <w:rsid w:val="00F8540A"/>
    <w:rsid w:val="00F864A0"/>
    <w:rsid w:val="00F86AD2"/>
    <w:rsid w:val="00F87451"/>
    <w:rsid w:val="00F87A15"/>
    <w:rsid w:val="00F9057D"/>
    <w:rsid w:val="00F90792"/>
    <w:rsid w:val="00F90863"/>
    <w:rsid w:val="00F90A79"/>
    <w:rsid w:val="00F9123A"/>
    <w:rsid w:val="00F917F0"/>
    <w:rsid w:val="00F92439"/>
    <w:rsid w:val="00F9583A"/>
    <w:rsid w:val="00F96139"/>
    <w:rsid w:val="00F961C0"/>
    <w:rsid w:val="00F97AC3"/>
    <w:rsid w:val="00FA12DF"/>
    <w:rsid w:val="00FA1973"/>
    <w:rsid w:val="00FA2E84"/>
    <w:rsid w:val="00FA32D0"/>
    <w:rsid w:val="00FA4A0C"/>
    <w:rsid w:val="00FA6D74"/>
    <w:rsid w:val="00FB09B2"/>
    <w:rsid w:val="00FB0FFF"/>
    <w:rsid w:val="00FB1187"/>
    <w:rsid w:val="00FB1FF0"/>
    <w:rsid w:val="00FB200C"/>
    <w:rsid w:val="00FB22D4"/>
    <w:rsid w:val="00FB2A83"/>
    <w:rsid w:val="00FB2CB5"/>
    <w:rsid w:val="00FB315B"/>
    <w:rsid w:val="00FB3241"/>
    <w:rsid w:val="00FB33B7"/>
    <w:rsid w:val="00FB3578"/>
    <w:rsid w:val="00FB4439"/>
    <w:rsid w:val="00FB5555"/>
    <w:rsid w:val="00FB5A7B"/>
    <w:rsid w:val="00FB66C6"/>
    <w:rsid w:val="00FB762F"/>
    <w:rsid w:val="00FB7A82"/>
    <w:rsid w:val="00FB7CD3"/>
    <w:rsid w:val="00FC0BCE"/>
    <w:rsid w:val="00FC0F24"/>
    <w:rsid w:val="00FC10B2"/>
    <w:rsid w:val="00FC1129"/>
    <w:rsid w:val="00FC1B4A"/>
    <w:rsid w:val="00FC3000"/>
    <w:rsid w:val="00FC35CF"/>
    <w:rsid w:val="00FC3CAF"/>
    <w:rsid w:val="00FC3D1B"/>
    <w:rsid w:val="00FC4114"/>
    <w:rsid w:val="00FC607D"/>
    <w:rsid w:val="00FC614F"/>
    <w:rsid w:val="00FC662E"/>
    <w:rsid w:val="00FC6BC0"/>
    <w:rsid w:val="00FD059E"/>
    <w:rsid w:val="00FD0D7B"/>
    <w:rsid w:val="00FD1294"/>
    <w:rsid w:val="00FD2210"/>
    <w:rsid w:val="00FD250B"/>
    <w:rsid w:val="00FD2DEF"/>
    <w:rsid w:val="00FD3911"/>
    <w:rsid w:val="00FD3D84"/>
    <w:rsid w:val="00FD411B"/>
    <w:rsid w:val="00FD4920"/>
    <w:rsid w:val="00FD5CDF"/>
    <w:rsid w:val="00FD61E6"/>
    <w:rsid w:val="00FD625C"/>
    <w:rsid w:val="00FD71B1"/>
    <w:rsid w:val="00FD7F8D"/>
    <w:rsid w:val="00FE0BED"/>
    <w:rsid w:val="00FE0D15"/>
    <w:rsid w:val="00FE1857"/>
    <w:rsid w:val="00FE1BD3"/>
    <w:rsid w:val="00FE1FFD"/>
    <w:rsid w:val="00FE2CDA"/>
    <w:rsid w:val="00FE3D93"/>
    <w:rsid w:val="00FE4274"/>
    <w:rsid w:val="00FE49E1"/>
    <w:rsid w:val="00FE5385"/>
    <w:rsid w:val="00FE593D"/>
    <w:rsid w:val="00FE5FCE"/>
    <w:rsid w:val="00FE6F61"/>
    <w:rsid w:val="00FE6FE5"/>
    <w:rsid w:val="00FE715C"/>
    <w:rsid w:val="00FE7DC8"/>
    <w:rsid w:val="00FF0C68"/>
    <w:rsid w:val="00FF21BA"/>
    <w:rsid w:val="00FF2A6C"/>
    <w:rsid w:val="00FF2F49"/>
    <w:rsid w:val="00FF3225"/>
    <w:rsid w:val="00FF3394"/>
    <w:rsid w:val="00FF4F3B"/>
    <w:rsid w:val="00FF7259"/>
    <w:rsid w:val="00FF7324"/>
    <w:rsid w:val="00FF799D"/>
    <w:rsid w:val="012287AE"/>
    <w:rsid w:val="0173A9FE"/>
    <w:rsid w:val="01D97086"/>
    <w:rsid w:val="020321A7"/>
    <w:rsid w:val="0320C0E0"/>
    <w:rsid w:val="0361B43E"/>
    <w:rsid w:val="036F696F"/>
    <w:rsid w:val="03C7B441"/>
    <w:rsid w:val="03ED9DB2"/>
    <w:rsid w:val="040AC5F4"/>
    <w:rsid w:val="04247E64"/>
    <w:rsid w:val="047C13FA"/>
    <w:rsid w:val="04FC1AEC"/>
    <w:rsid w:val="052119B9"/>
    <w:rsid w:val="05302755"/>
    <w:rsid w:val="05541268"/>
    <w:rsid w:val="062519EB"/>
    <w:rsid w:val="068D0965"/>
    <w:rsid w:val="06DE0074"/>
    <w:rsid w:val="06E7BD00"/>
    <w:rsid w:val="06ED2D0B"/>
    <w:rsid w:val="06F3A9A7"/>
    <w:rsid w:val="07215E4D"/>
    <w:rsid w:val="07FF991E"/>
    <w:rsid w:val="08801CEA"/>
    <w:rsid w:val="08C0C5E8"/>
    <w:rsid w:val="08CD1097"/>
    <w:rsid w:val="0925E16A"/>
    <w:rsid w:val="0951F1B6"/>
    <w:rsid w:val="09542203"/>
    <w:rsid w:val="09E3AC86"/>
    <w:rsid w:val="0AF25859"/>
    <w:rsid w:val="0B3BA8EA"/>
    <w:rsid w:val="0B3D9862"/>
    <w:rsid w:val="0BAB9D90"/>
    <w:rsid w:val="0BAFCFD5"/>
    <w:rsid w:val="0CD512A8"/>
    <w:rsid w:val="0D18DB93"/>
    <w:rsid w:val="0DB38E95"/>
    <w:rsid w:val="0DB8B2F5"/>
    <w:rsid w:val="0E97EFF0"/>
    <w:rsid w:val="0FA72050"/>
    <w:rsid w:val="0FCB5E89"/>
    <w:rsid w:val="0FF9536A"/>
    <w:rsid w:val="101BD64A"/>
    <w:rsid w:val="10AFABF1"/>
    <w:rsid w:val="118E3DA0"/>
    <w:rsid w:val="1265AA12"/>
    <w:rsid w:val="127523FC"/>
    <w:rsid w:val="13436F3B"/>
    <w:rsid w:val="13E8D5E7"/>
    <w:rsid w:val="13F0F33D"/>
    <w:rsid w:val="1488DBF6"/>
    <w:rsid w:val="14B4C48B"/>
    <w:rsid w:val="14C16861"/>
    <w:rsid w:val="15475E13"/>
    <w:rsid w:val="1562BE14"/>
    <w:rsid w:val="1633510B"/>
    <w:rsid w:val="16BD2768"/>
    <w:rsid w:val="174E44F8"/>
    <w:rsid w:val="175F8BAA"/>
    <w:rsid w:val="184B118D"/>
    <w:rsid w:val="19A6DDA3"/>
    <w:rsid w:val="1A0EF832"/>
    <w:rsid w:val="1AC4308E"/>
    <w:rsid w:val="1B17815E"/>
    <w:rsid w:val="1B7E5B85"/>
    <w:rsid w:val="1B9B8566"/>
    <w:rsid w:val="1C030940"/>
    <w:rsid w:val="1C04F0CE"/>
    <w:rsid w:val="1D6ABBDC"/>
    <w:rsid w:val="1DC6F178"/>
    <w:rsid w:val="1DED3422"/>
    <w:rsid w:val="1E39DBB3"/>
    <w:rsid w:val="1E410635"/>
    <w:rsid w:val="1E7B91D6"/>
    <w:rsid w:val="1ECB6FFB"/>
    <w:rsid w:val="207CEFA0"/>
    <w:rsid w:val="20B474A5"/>
    <w:rsid w:val="20C5279E"/>
    <w:rsid w:val="214DDA63"/>
    <w:rsid w:val="21672B17"/>
    <w:rsid w:val="21BFF61A"/>
    <w:rsid w:val="23225E8E"/>
    <w:rsid w:val="2375A447"/>
    <w:rsid w:val="23C058A4"/>
    <w:rsid w:val="23DB9654"/>
    <w:rsid w:val="23E4FEF3"/>
    <w:rsid w:val="26361793"/>
    <w:rsid w:val="264C42D9"/>
    <w:rsid w:val="26C62C18"/>
    <w:rsid w:val="277395E9"/>
    <w:rsid w:val="295A54FB"/>
    <w:rsid w:val="29656B59"/>
    <w:rsid w:val="296D2EB8"/>
    <w:rsid w:val="299A1EA9"/>
    <w:rsid w:val="29B5EA22"/>
    <w:rsid w:val="2A70FF79"/>
    <w:rsid w:val="2B1F2FF9"/>
    <w:rsid w:val="2B40C53B"/>
    <w:rsid w:val="2B5167BB"/>
    <w:rsid w:val="2C43D919"/>
    <w:rsid w:val="2C4BD9A8"/>
    <w:rsid w:val="2C698B48"/>
    <w:rsid w:val="2C78D083"/>
    <w:rsid w:val="2CEBE4C1"/>
    <w:rsid w:val="2CFFC576"/>
    <w:rsid w:val="2D1E05E7"/>
    <w:rsid w:val="2D72C995"/>
    <w:rsid w:val="2D894EA1"/>
    <w:rsid w:val="2D9A7EFB"/>
    <w:rsid w:val="2E09D64C"/>
    <w:rsid w:val="2E0B8947"/>
    <w:rsid w:val="2E595ABC"/>
    <w:rsid w:val="2EA16723"/>
    <w:rsid w:val="3043583A"/>
    <w:rsid w:val="3081AD2B"/>
    <w:rsid w:val="30863BF2"/>
    <w:rsid w:val="30A4E2B3"/>
    <w:rsid w:val="310EAC3E"/>
    <w:rsid w:val="31276E45"/>
    <w:rsid w:val="317E4F80"/>
    <w:rsid w:val="31B4A9F7"/>
    <w:rsid w:val="31F69CA9"/>
    <w:rsid w:val="3216A9D7"/>
    <w:rsid w:val="3300626A"/>
    <w:rsid w:val="33D3FC6C"/>
    <w:rsid w:val="34125A86"/>
    <w:rsid w:val="3461925F"/>
    <w:rsid w:val="34A42F94"/>
    <w:rsid w:val="3518EB18"/>
    <w:rsid w:val="35BC80DE"/>
    <w:rsid w:val="360473E0"/>
    <w:rsid w:val="362742EB"/>
    <w:rsid w:val="369563F7"/>
    <w:rsid w:val="387D5C90"/>
    <w:rsid w:val="38A72469"/>
    <w:rsid w:val="38ED578B"/>
    <w:rsid w:val="3A0D0323"/>
    <w:rsid w:val="3A4EDE35"/>
    <w:rsid w:val="3A72999D"/>
    <w:rsid w:val="3ACDDE9B"/>
    <w:rsid w:val="3AD20020"/>
    <w:rsid w:val="3B55DA7B"/>
    <w:rsid w:val="3BCFBD3E"/>
    <w:rsid w:val="3C14558D"/>
    <w:rsid w:val="3C1BF555"/>
    <w:rsid w:val="3C49E4C9"/>
    <w:rsid w:val="3D87160F"/>
    <w:rsid w:val="3D96293A"/>
    <w:rsid w:val="3E0F8432"/>
    <w:rsid w:val="3E278651"/>
    <w:rsid w:val="3E3759EB"/>
    <w:rsid w:val="3E4DE637"/>
    <w:rsid w:val="3E5629D5"/>
    <w:rsid w:val="3EB0C0EE"/>
    <w:rsid w:val="3EEBC483"/>
    <w:rsid w:val="3F1EB256"/>
    <w:rsid w:val="401F4641"/>
    <w:rsid w:val="408A9001"/>
    <w:rsid w:val="4117BC83"/>
    <w:rsid w:val="41463BCF"/>
    <w:rsid w:val="41D42F86"/>
    <w:rsid w:val="41DC76B1"/>
    <w:rsid w:val="4211BF4D"/>
    <w:rsid w:val="423C5C77"/>
    <w:rsid w:val="42CA3D78"/>
    <w:rsid w:val="434D03EC"/>
    <w:rsid w:val="435F615C"/>
    <w:rsid w:val="43604C7A"/>
    <w:rsid w:val="436E51A1"/>
    <w:rsid w:val="43B86369"/>
    <w:rsid w:val="43D9ABEC"/>
    <w:rsid w:val="43F67755"/>
    <w:rsid w:val="44404B2E"/>
    <w:rsid w:val="444F87A8"/>
    <w:rsid w:val="445A7DE1"/>
    <w:rsid w:val="468A157E"/>
    <w:rsid w:val="46CE443C"/>
    <w:rsid w:val="470AB1F5"/>
    <w:rsid w:val="47168E17"/>
    <w:rsid w:val="472CC26F"/>
    <w:rsid w:val="47734C99"/>
    <w:rsid w:val="47E28995"/>
    <w:rsid w:val="4966DAB2"/>
    <w:rsid w:val="4A580817"/>
    <w:rsid w:val="4A82FD12"/>
    <w:rsid w:val="4A9B29A0"/>
    <w:rsid w:val="4B02B4A9"/>
    <w:rsid w:val="4B65B516"/>
    <w:rsid w:val="4C1D8562"/>
    <w:rsid w:val="4C311D5D"/>
    <w:rsid w:val="4CCA991B"/>
    <w:rsid w:val="4CE5063A"/>
    <w:rsid w:val="4CF1C541"/>
    <w:rsid w:val="4D066B95"/>
    <w:rsid w:val="4D0EE687"/>
    <w:rsid w:val="4D5730BE"/>
    <w:rsid w:val="4DC7F023"/>
    <w:rsid w:val="4E000680"/>
    <w:rsid w:val="4E3219FA"/>
    <w:rsid w:val="4E67851E"/>
    <w:rsid w:val="4E858427"/>
    <w:rsid w:val="4EA1F3D7"/>
    <w:rsid w:val="4F419B61"/>
    <w:rsid w:val="4F4FA893"/>
    <w:rsid w:val="4FD205F7"/>
    <w:rsid w:val="503A4409"/>
    <w:rsid w:val="50636242"/>
    <w:rsid w:val="5174097C"/>
    <w:rsid w:val="519D10D9"/>
    <w:rsid w:val="51ABD0C4"/>
    <w:rsid w:val="520C916B"/>
    <w:rsid w:val="525A4F9D"/>
    <w:rsid w:val="5264D804"/>
    <w:rsid w:val="52A02B3C"/>
    <w:rsid w:val="52BC4376"/>
    <w:rsid w:val="52DDAFAF"/>
    <w:rsid w:val="52DE168A"/>
    <w:rsid w:val="52E31145"/>
    <w:rsid w:val="531FE81C"/>
    <w:rsid w:val="53473002"/>
    <w:rsid w:val="53B8D17C"/>
    <w:rsid w:val="53BF7A74"/>
    <w:rsid w:val="53EE175E"/>
    <w:rsid w:val="543380FB"/>
    <w:rsid w:val="548719DA"/>
    <w:rsid w:val="54BB07FC"/>
    <w:rsid w:val="54D0AD14"/>
    <w:rsid w:val="54D67773"/>
    <w:rsid w:val="54E6D923"/>
    <w:rsid w:val="551B13FD"/>
    <w:rsid w:val="55257CCF"/>
    <w:rsid w:val="554AE481"/>
    <w:rsid w:val="55D6A3B2"/>
    <w:rsid w:val="562470E1"/>
    <w:rsid w:val="5692B1D8"/>
    <w:rsid w:val="572E506A"/>
    <w:rsid w:val="57433235"/>
    <w:rsid w:val="5756FC89"/>
    <w:rsid w:val="57A60FFB"/>
    <w:rsid w:val="57F6A75F"/>
    <w:rsid w:val="596A1669"/>
    <w:rsid w:val="596FEAE9"/>
    <w:rsid w:val="59BA51CB"/>
    <w:rsid w:val="5A12FA2A"/>
    <w:rsid w:val="5A33AF31"/>
    <w:rsid w:val="5A848FEB"/>
    <w:rsid w:val="5A861469"/>
    <w:rsid w:val="5A98290C"/>
    <w:rsid w:val="5AF404D0"/>
    <w:rsid w:val="5B484D6D"/>
    <w:rsid w:val="5BA043FD"/>
    <w:rsid w:val="5BA7A736"/>
    <w:rsid w:val="5BB7AB72"/>
    <w:rsid w:val="5BCD50B9"/>
    <w:rsid w:val="5C692BA2"/>
    <w:rsid w:val="5CA77351"/>
    <w:rsid w:val="5D5917CD"/>
    <w:rsid w:val="5D6B2480"/>
    <w:rsid w:val="5E2C972F"/>
    <w:rsid w:val="5E4CFD90"/>
    <w:rsid w:val="5E765E9D"/>
    <w:rsid w:val="5ED370E9"/>
    <w:rsid w:val="5F0E42B9"/>
    <w:rsid w:val="5FB75705"/>
    <w:rsid w:val="5FD449A2"/>
    <w:rsid w:val="5FDE66B9"/>
    <w:rsid w:val="6040A715"/>
    <w:rsid w:val="609FD83C"/>
    <w:rsid w:val="60DC93CF"/>
    <w:rsid w:val="61BE88B2"/>
    <w:rsid w:val="62188522"/>
    <w:rsid w:val="62B54773"/>
    <w:rsid w:val="62E46ECB"/>
    <w:rsid w:val="63C79875"/>
    <w:rsid w:val="63CA7C0F"/>
    <w:rsid w:val="63F8EB99"/>
    <w:rsid w:val="64104925"/>
    <w:rsid w:val="6412F1A9"/>
    <w:rsid w:val="650294E0"/>
    <w:rsid w:val="651CA47C"/>
    <w:rsid w:val="661BA690"/>
    <w:rsid w:val="6688EA49"/>
    <w:rsid w:val="66BEE1B4"/>
    <w:rsid w:val="66C6DD75"/>
    <w:rsid w:val="674406C1"/>
    <w:rsid w:val="6764B39D"/>
    <w:rsid w:val="685B91EC"/>
    <w:rsid w:val="687DA3E4"/>
    <w:rsid w:val="68B21D38"/>
    <w:rsid w:val="69996952"/>
    <w:rsid w:val="69BB9F6B"/>
    <w:rsid w:val="69DC0B35"/>
    <w:rsid w:val="69E22B23"/>
    <w:rsid w:val="69FAABF1"/>
    <w:rsid w:val="6AB540B8"/>
    <w:rsid w:val="6ABCFCA0"/>
    <w:rsid w:val="6AFD1D2E"/>
    <w:rsid w:val="6C49DB30"/>
    <w:rsid w:val="6C5836A9"/>
    <w:rsid w:val="6C7FAEC5"/>
    <w:rsid w:val="6D0DD796"/>
    <w:rsid w:val="6D6FE4D8"/>
    <w:rsid w:val="6E305BB8"/>
    <w:rsid w:val="6E31F063"/>
    <w:rsid w:val="6E6135A3"/>
    <w:rsid w:val="6EB77265"/>
    <w:rsid w:val="6F7E8B95"/>
    <w:rsid w:val="6F8BE70B"/>
    <w:rsid w:val="6FEA4E52"/>
    <w:rsid w:val="70528013"/>
    <w:rsid w:val="70A26256"/>
    <w:rsid w:val="70C01D69"/>
    <w:rsid w:val="717B6250"/>
    <w:rsid w:val="71CF1CEE"/>
    <w:rsid w:val="71D3BEAC"/>
    <w:rsid w:val="720C0789"/>
    <w:rsid w:val="72144C61"/>
    <w:rsid w:val="72189436"/>
    <w:rsid w:val="730DDA61"/>
    <w:rsid w:val="73515A72"/>
    <w:rsid w:val="7380FF5E"/>
    <w:rsid w:val="739495D5"/>
    <w:rsid w:val="73A2FDE0"/>
    <w:rsid w:val="73AD932B"/>
    <w:rsid w:val="74086BB6"/>
    <w:rsid w:val="7409EFFB"/>
    <w:rsid w:val="746F24B0"/>
    <w:rsid w:val="7498D3DB"/>
    <w:rsid w:val="74AACA8B"/>
    <w:rsid w:val="74F614C8"/>
    <w:rsid w:val="751356FA"/>
    <w:rsid w:val="76740206"/>
    <w:rsid w:val="76C41DCB"/>
    <w:rsid w:val="7825EB03"/>
    <w:rsid w:val="78E5A689"/>
    <w:rsid w:val="7930A99F"/>
    <w:rsid w:val="7A533978"/>
    <w:rsid w:val="7AAC96B4"/>
    <w:rsid w:val="7AB9BFCF"/>
    <w:rsid w:val="7B0920E8"/>
    <w:rsid w:val="7B42FD84"/>
    <w:rsid w:val="7B842FD3"/>
    <w:rsid w:val="7B98CB46"/>
    <w:rsid w:val="7BA0EACE"/>
    <w:rsid w:val="7BB4A82D"/>
    <w:rsid w:val="7C26D88E"/>
    <w:rsid w:val="7C2A61B0"/>
    <w:rsid w:val="7C34B707"/>
    <w:rsid w:val="7CFDCED6"/>
    <w:rsid w:val="7DA37CCB"/>
    <w:rsid w:val="7DA8CAE5"/>
    <w:rsid w:val="7EBAD1A0"/>
    <w:rsid w:val="7ECBBD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33788"/>
  <w15:chartTrackingRefBased/>
  <w15:docId w15:val="{47D187E9-2178-4831-BEC9-CFE3C33B0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069"/>
    <w:pPr>
      <w:ind w:left="288"/>
    </w:pPr>
    <w:rPr>
      <w:sz w:val="22"/>
      <w:szCs w:val="22"/>
      <w:lang w:val="pt-PT"/>
    </w:rPr>
  </w:style>
  <w:style w:type="paragraph" w:styleId="Ttulo1">
    <w:name w:val="heading 1"/>
    <w:basedOn w:val="Normal"/>
    <w:next w:val="Normal"/>
    <w:link w:val="Ttulo1Carter"/>
    <w:uiPriority w:val="1"/>
    <w:qFormat/>
    <w:rsid w:val="00E16C06"/>
    <w:pPr>
      <w:keepNext/>
      <w:keepLines/>
      <w:numPr>
        <w:numId w:val="4"/>
      </w:numPr>
      <w:spacing w:before="560" w:after="180"/>
      <w:outlineLvl w:val="0"/>
    </w:pPr>
    <w:rPr>
      <w:rFonts w:asciiTheme="majorHAnsi" w:eastAsiaTheme="majorEastAsia" w:hAnsiTheme="majorHAnsi" w:cstheme="majorBidi"/>
      <w:b/>
      <w:bCs/>
      <w:color w:val="D6615C" w:themeColor="accent1"/>
      <w:sz w:val="28"/>
      <w:szCs w:val="28"/>
    </w:rPr>
  </w:style>
  <w:style w:type="paragraph" w:styleId="Ttulo2">
    <w:name w:val="heading 2"/>
    <w:basedOn w:val="Ttulo1"/>
    <w:next w:val="Normal"/>
    <w:link w:val="Ttulo2Carter"/>
    <w:uiPriority w:val="1"/>
    <w:unhideWhenUsed/>
    <w:qFormat/>
    <w:rsid w:val="006A5637"/>
    <w:pPr>
      <w:numPr>
        <w:ilvl w:val="1"/>
        <w:numId w:val="3"/>
      </w:numPr>
      <w:outlineLvl w:val="1"/>
    </w:pPr>
  </w:style>
  <w:style w:type="paragraph" w:styleId="Ttulo3">
    <w:name w:val="heading 3"/>
    <w:basedOn w:val="Ttulo2"/>
    <w:next w:val="Normal"/>
    <w:link w:val="Ttulo3Carter"/>
    <w:uiPriority w:val="9"/>
    <w:unhideWhenUsed/>
    <w:qFormat/>
    <w:rsid w:val="006A5637"/>
    <w:pPr>
      <w:numPr>
        <w:ilvl w:val="2"/>
      </w:numPr>
      <w:outlineLvl w:val="2"/>
    </w:pPr>
    <w:rPr>
      <w:sz w:val="24"/>
      <w:szCs w:val="24"/>
    </w:rPr>
  </w:style>
  <w:style w:type="paragraph" w:styleId="Ttulo4">
    <w:name w:val="heading 4"/>
    <w:basedOn w:val="Normal"/>
    <w:next w:val="Normal"/>
    <w:uiPriority w:val="9"/>
    <w:unhideWhenUsed/>
    <w:qFormat/>
    <w:rsid w:val="00606C27"/>
    <w:pPr>
      <w:keepNext/>
      <w:keepLines/>
      <w:spacing w:before="80" w:after="40"/>
      <w:outlineLvl w:val="3"/>
    </w:pPr>
    <w:rPr>
      <w:rFonts w:eastAsiaTheme="minorEastAsia" w:cstheme="majorEastAsia"/>
      <w:i/>
      <w:iCs/>
      <w:color w:val="B6332E"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Ttulo1Carter">
    <w:name w:val="Título 1 Caráter"/>
    <w:basedOn w:val="Tipodeletrapredefinidodopargrafo"/>
    <w:link w:val="Ttul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2"/>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Ttul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Ttulo3Carter">
    <w:name w:val="Título 3 Caráter"/>
    <w:basedOn w:val="Tipodeletrapredefinidodopargrafo"/>
    <w:link w:val="Ttul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5"/>
      </w:numPr>
      <w:spacing w:before="120" w:after="0"/>
      <w:contextualSpacing/>
    </w:pPr>
    <w:rPr>
      <w:rFonts w:eastAsiaTheme="minorEastAsia"/>
      <w:color w:val="auto"/>
      <w:kern w:val="22"/>
      <w:lang w:val="en-US"/>
      <w14:ligatures w14:val="standard"/>
    </w:rPr>
  </w:style>
  <w:style w:type="table" w:styleId="Tabelade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deGrelha1Clara-Destaque1">
    <w:name w:val="Grid Table 1 Light Accent 1"/>
    <w:basedOn w:val="Tabela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deLista4-Destaque1">
    <w:name w:val="List Table 4 Accent 1"/>
    <w:basedOn w:val="Tabela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Textodecomentrio">
    <w:name w:val="annotation text"/>
    <w:basedOn w:val="Normal"/>
    <w:link w:val="TextodecomentrioCarter"/>
    <w:uiPriority w:val="99"/>
    <w:unhideWhenUsed/>
    <w:rsid w:val="00776B84"/>
    <w:rPr>
      <w:sz w:val="20"/>
      <w:szCs w:val="20"/>
    </w:rPr>
  </w:style>
  <w:style w:type="character" w:customStyle="1" w:styleId="TextodecomentrioCarter">
    <w:name w:val="Texto de comentário Caráter"/>
    <w:basedOn w:val="Tipodeletrapredefinidodopargrafo"/>
    <w:link w:val="Textodecomentrio"/>
    <w:uiPriority w:val="99"/>
    <w:rsid w:val="00776B84"/>
    <w:rPr>
      <w:sz w:val="20"/>
      <w:lang w:val="pt-PT"/>
    </w:rPr>
  </w:style>
  <w:style w:type="character" w:styleId="Refdecomentrio">
    <w:name w:val="annotation reference"/>
    <w:basedOn w:val="Tipodeletrapredefinidodopargrafo"/>
    <w:uiPriority w:val="99"/>
    <w:semiHidden/>
    <w:unhideWhenUsed/>
    <w:rsid w:val="00776B84"/>
    <w:rPr>
      <w:sz w:val="16"/>
      <w:szCs w:val="16"/>
    </w:rPr>
  </w:style>
  <w:style w:type="paragraph" w:styleId="Assuntodecomentrio">
    <w:name w:val="annotation subject"/>
    <w:basedOn w:val="Textodecomentrio"/>
    <w:next w:val="Textodecomentrio"/>
    <w:link w:val="AssuntodecomentrioCarter"/>
    <w:uiPriority w:val="99"/>
    <w:semiHidden/>
    <w:unhideWhenUsed/>
    <w:rsid w:val="00D645CB"/>
    <w:rPr>
      <w:b/>
      <w:bCs/>
    </w:rPr>
  </w:style>
  <w:style w:type="character" w:customStyle="1" w:styleId="AssuntodecomentrioCarter">
    <w:name w:val="Assunto de comentário Caráter"/>
    <w:basedOn w:val="TextodecomentrioCarter"/>
    <w:link w:val="Assuntodecomentrio"/>
    <w:uiPriority w:val="99"/>
    <w:semiHidden/>
    <w:rsid w:val="00D645CB"/>
    <w:rPr>
      <w:b/>
      <w:bCs/>
      <w:sz w:val="20"/>
      <w:lang w:val="pt-PT"/>
    </w:rPr>
  </w:style>
  <w:style w:type="paragraph" w:styleId="NormalWeb">
    <w:name w:val="Normal (Web)"/>
    <w:basedOn w:val="Normal"/>
    <w:uiPriority w:val="99"/>
    <w:semiHidden/>
    <w:unhideWhenUsed/>
    <w:rsid w:val="009776D4"/>
    <w:rPr>
      <w:rFonts w:ascii="Times New Roman" w:hAnsi="Times New Roman" w:cs="Times New Roman"/>
      <w:sz w:val="24"/>
      <w:szCs w:val="24"/>
    </w:rPr>
  </w:style>
  <w:style w:type="paragraph" w:customStyle="1" w:styleId="estilousecases">
    <w:name w:val="estilo use cases"/>
    <w:basedOn w:val="Ttulo1"/>
    <w:link w:val="estilousecasesCarter"/>
    <w:qFormat/>
    <w:rsid w:val="00FD0D7B"/>
    <w:pPr>
      <w:numPr>
        <w:ilvl w:val="1"/>
      </w:numPr>
    </w:pPr>
  </w:style>
  <w:style w:type="character" w:customStyle="1" w:styleId="estilousecasesCarter">
    <w:name w:val="estilo use cases Caráter"/>
    <w:basedOn w:val="Ttulo1Carter"/>
    <w:link w:val="estilousecases"/>
    <w:rsid w:val="00FD0D7B"/>
    <w:rPr>
      <w:rFonts w:asciiTheme="majorHAnsi" w:eastAsiaTheme="majorEastAsia" w:hAnsiTheme="majorHAnsi" w:cstheme="majorBidi"/>
      <w:b/>
      <w:bCs/>
      <w:color w:val="D6615C" w:themeColor="accent1"/>
      <w:sz w:val="28"/>
      <w:szCs w:val="28"/>
      <w:lang w:val="pt-PT"/>
    </w:rPr>
  </w:style>
  <w:style w:type="paragraph" w:customStyle="1" w:styleId="EstiloDescription">
    <w:name w:val="Estilo Description"/>
    <w:basedOn w:val="Ttulo1"/>
    <w:link w:val="EstiloDescriptionCarter"/>
    <w:qFormat/>
    <w:rsid w:val="00D20BF5"/>
    <w:pPr>
      <w:numPr>
        <w:ilvl w:val="2"/>
      </w:numPr>
    </w:pPr>
  </w:style>
  <w:style w:type="character" w:customStyle="1" w:styleId="EstiloDescriptionCarter">
    <w:name w:val="Estilo Description Caráter"/>
    <w:basedOn w:val="Ttulo1Carter"/>
    <w:link w:val="EstiloDescription"/>
    <w:rsid w:val="00D20BF5"/>
    <w:rPr>
      <w:rFonts w:asciiTheme="majorHAnsi" w:eastAsiaTheme="majorEastAsia" w:hAnsiTheme="majorHAnsi" w:cstheme="majorBidi"/>
      <w:b/>
      <w:bCs/>
      <w:color w:val="D6615C" w:themeColor="accent1"/>
      <w:sz w:val="28"/>
      <w:szCs w:val="28"/>
      <w:lang w:val="pt-PT"/>
    </w:rPr>
  </w:style>
  <w:style w:type="paragraph" w:styleId="Legenda">
    <w:name w:val="caption"/>
    <w:basedOn w:val="Normal"/>
    <w:next w:val="Normal"/>
    <w:uiPriority w:val="35"/>
    <w:unhideWhenUsed/>
    <w:qFormat/>
    <w:rsid w:val="00AE2FCC"/>
    <w:pPr>
      <w:spacing w:after="200"/>
    </w:pPr>
    <w:rPr>
      <w:i/>
      <w:iCs/>
      <w:color w:val="361817" w:themeColor="text2"/>
      <w:sz w:val="18"/>
      <w:szCs w:val="18"/>
    </w:rPr>
  </w:style>
  <w:style w:type="table" w:styleId="TabeladeGrelha4-Destaque4">
    <w:name w:val="Grid Table 4 Accent 4"/>
    <w:basedOn w:val="Tabelanormal"/>
    <w:uiPriority w:val="49"/>
    <w:rsid w:val="003A3034"/>
    <w:pPr>
      <w:spacing w:after="0"/>
    </w:pPr>
    <w:tblPr>
      <w:tblStyleRowBandSize w:val="1"/>
      <w:tblStyleColBandSize w:val="1"/>
      <w:tblBorders>
        <w:top w:val="single" w:sz="4" w:space="0" w:color="99D5AD" w:themeColor="accent4" w:themeTint="99"/>
        <w:left w:val="single" w:sz="4" w:space="0" w:color="99D5AD" w:themeColor="accent4" w:themeTint="99"/>
        <w:bottom w:val="single" w:sz="4" w:space="0" w:color="99D5AD" w:themeColor="accent4" w:themeTint="99"/>
        <w:right w:val="single" w:sz="4" w:space="0" w:color="99D5AD" w:themeColor="accent4" w:themeTint="99"/>
        <w:insideH w:val="single" w:sz="4" w:space="0" w:color="99D5AD" w:themeColor="accent4" w:themeTint="99"/>
        <w:insideV w:val="single" w:sz="4" w:space="0" w:color="99D5AD" w:themeColor="accent4" w:themeTint="99"/>
      </w:tblBorders>
    </w:tblPr>
    <w:tblStylePr w:type="firstRow">
      <w:rPr>
        <w:b/>
        <w:bCs/>
        <w:color w:val="FFFFFF" w:themeColor="background1"/>
      </w:rPr>
      <w:tblPr/>
      <w:tcPr>
        <w:tcBorders>
          <w:top w:val="single" w:sz="4" w:space="0" w:color="56B977" w:themeColor="accent4"/>
          <w:left w:val="single" w:sz="4" w:space="0" w:color="56B977" w:themeColor="accent4"/>
          <w:bottom w:val="single" w:sz="4" w:space="0" w:color="56B977" w:themeColor="accent4"/>
          <w:right w:val="single" w:sz="4" w:space="0" w:color="56B977" w:themeColor="accent4"/>
          <w:insideH w:val="nil"/>
          <w:insideV w:val="nil"/>
        </w:tcBorders>
        <w:shd w:val="clear" w:color="auto" w:fill="56B977" w:themeFill="accent4"/>
      </w:tcPr>
    </w:tblStylePr>
    <w:tblStylePr w:type="lastRow">
      <w:rPr>
        <w:b/>
        <w:bCs/>
      </w:rPr>
      <w:tblPr/>
      <w:tcPr>
        <w:tcBorders>
          <w:top w:val="double" w:sz="4" w:space="0" w:color="56B977" w:themeColor="accent4"/>
        </w:tcBorders>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TabeladeGrelha4-Destaque5">
    <w:name w:val="Grid Table 4 Accent 5"/>
    <w:basedOn w:val="Tabelanormal"/>
    <w:uiPriority w:val="49"/>
    <w:rsid w:val="001F540C"/>
    <w:pPr>
      <w:spacing w:after="0"/>
    </w:pPr>
    <w:tblPr>
      <w:tblStyleRowBandSize w:val="1"/>
      <w:tblStyleColBandSize w:val="1"/>
      <w:tblBorders>
        <w:top w:val="single" w:sz="4" w:space="0" w:color="FFB354" w:themeColor="accent5" w:themeTint="99"/>
        <w:left w:val="single" w:sz="4" w:space="0" w:color="FFB354" w:themeColor="accent5" w:themeTint="99"/>
        <w:bottom w:val="single" w:sz="4" w:space="0" w:color="FFB354" w:themeColor="accent5" w:themeTint="99"/>
        <w:right w:val="single" w:sz="4" w:space="0" w:color="FFB354" w:themeColor="accent5" w:themeTint="99"/>
        <w:insideH w:val="single" w:sz="4" w:space="0" w:color="FFB354" w:themeColor="accent5" w:themeTint="99"/>
        <w:insideV w:val="single" w:sz="4" w:space="0" w:color="FFB354" w:themeColor="accent5" w:themeTint="99"/>
      </w:tblBorders>
    </w:tblPr>
    <w:tblStylePr w:type="firstRow">
      <w:rPr>
        <w:b/>
        <w:bCs/>
        <w:color w:val="FFFFFF" w:themeColor="background1"/>
      </w:rPr>
      <w:tblPr/>
      <w:tcPr>
        <w:tcBorders>
          <w:top w:val="single" w:sz="4" w:space="0" w:color="E17E00" w:themeColor="accent5"/>
          <w:left w:val="single" w:sz="4" w:space="0" w:color="E17E00" w:themeColor="accent5"/>
          <w:bottom w:val="single" w:sz="4" w:space="0" w:color="E17E00" w:themeColor="accent5"/>
          <w:right w:val="single" w:sz="4" w:space="0" w:color="E17E00" w:themeColor="accent5"/>
          <w:insideH w:val="nil"/>
          <w:insideV w:val="nil"/>
        </w:tcBorders>
        <w:shd w:val="clear" w:color="auto" w:fill="E17E00" w:themeFill="accent5"/>
      </w:tcPr>
    </w:tblStylePr>
    <w:tblStylePr w:type="lastRow">
      <w:rPr>
        <w:b/>
        <w:bCs/>
      </w:rPr>
      <w:tblPr/>
      <w:tcPr>
        <w:tcBorders>
          <w:top w:val="double" w:sz="4" w:space="0" w:color="E17E00" w:themeColor="accent5"/>
        </w:tcBorders>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character" w:styleId="MenoNoResolvida">
    <w:name w:val="Unresolved Mention"/>
    <w:basedOn w:val="Tipodeletrapredefinidodopargrafo"/>
    <w:uiPriority w:val="99"/>
    <w:semiHidden/>
    <w:unhideWhenUsed/>
    <w:rsid w:val="0097513B"/>
    <w:rPr>
      <w:color w:val="605E5C"/>
      <w:shd w:val="clear" w:color="auto" w:fill="E1DFDD"/>
    </w:rPr>
  </w:style>
  <w:style w:type="paragraph" w:styleId="ndice3">
    <w:name w:val="toc 3"/>
    <w:basedOn w:val="Normal"/>
    <w:next w:val="Normal"/>
    <w:autoRedefine/>
    <w:uiPriority w:val="39"/>
    <w:unhideWhenUsed/>
    <w:rsid w:val="0002065F"/>
    <w:pPr>
      <w:spacing w:after="100"/>
      <w:ind w:left="440"/>
    </w:pPr>
  </w:style>
  <w:style w:type="paragraph" w:styleId="ndice4">
    <w:name w:val="toc 4"/>
    <w:basedOn w:val="Normal"/>
    <w:next w:val="Normal"/>
    <w:autoRedefine/>
    <w:uiPriority w:val="39"/>
    <w:unhideWhenUsed/>
    <w:rsid w:val="00C1384C"/>
    <w:pPr>
      <w:spacing w:after="100" w:line="278" w:lineRule="auto"/>
      <w:ind w:left="720"/>
    </w:pPr>
    <w:rPr>
      <w:rFonts w:eastAsiaTheme="minorEastAsia"/>
      <w:color w:val="auto"/>
      <w:kern w:val="2"/>
      <w:sz w:val="24"/>
      <w:szCs w:val="24"/>
      <w:lang w:eastAsia="pt-PT"/>
      <w14:ligatures w14:val="standardContextual"/>
    </w:rPr>
  </w:style>
  <w:style w:type="paragraph" w:styleId="ndice5">
    <w:name w:val="toc 5"/>
    <w:basedOn w:val="Normal"/>
    <w:next w:val="Normal"/>
    <w:autoRedefine/>
    <w:uiPriority w:val="39"/>
    <w:unhideWhenUsed/>
    <w:rsid w:val="00C1384C"/>
    <w:pPr>
      <w:spacing w:after="100" w:line="278" w:lineRule="auto"/>
      <w:ind w:left="960"/>
    </w:pPr>
    <w:rPr>
      <w:rFonts w:eastAsiaTheme="minorEastAsia"/>
      <w:color w:val="auto"/>
      <w:kern w:val="2"/>
      <w:sz w:val="24"/>
      <w:szCs w:val="24"/>
      <w:lang w:eastAsia="pt-PT"/>
      <w14:ligatures w14:val="standardContextual"/>
    </w:rPr>
  </w:style>
  <w:style w:type="paragraph" w:styleId="ndice6">
    <w:name w:val="toc 6"/>
    <w:basedOn w:val="Normal"/>
    <w:next w:val="Normal"/>
    <w:autoRedefine/>
    <w:uiPriority w:val="39"/>
    <w:unhideWhenUsed/>
    <w:rsid w:val="00C1384C"/>
    <w:pPr>
      <w:spacing w:after="100" w:line="278" w:lineRule="auto"/>
      <w:ind w:left="1200"/>
    </w:pPr>
    <w:rPr>
      <w:rFonts w:eastAsiaTheme="minorEastAsia"/>
      <w:color w:val="auto"/>
      <w:kern w:val="2"/>
      <w:sz w:val="24"/>
      <w:szCs w:val="24"/>
      <w:lang w:eastAsia="pt-PT"/>
      <w14:ligatures w14:val="standardContextual"/>
    </w:rPr>
  </w:style>
  <w:style w:type="paragraph" w:styleId="ndice7">
    <w:name w:val="toc 7"/>
    <w:basedOn w:val="Normal"/>
    <w:next w:val="Normal"/>
    <w:autoRedefine/>
    <w:uiPriority w:val="39"/>
    <w:unhideWhenUsed/>
    <w:rsid w:val="00C1384C"/>
    <w:pPr>
      <w:spacing w:after="100" w:line="278" w:lineRule="auto"/>
      <w:ind w:left="1440"/>
    </w:pPr>
    <w:rPr>
      <w:rFonts w:eastAsiaTheme="minorEastAsia"/>
      <w:color w:val="auto"/>
      <w:kern w:val="2"/>
      <w:sz w:val="24"/>
      <w:szCs w:val="24"/>
      <w:lang w:eastAsia="pt-PT"/>
      <w14:ligatures w14:val="standardContextual"/>
    </w:rPr>
  </w:style>
  <w:style w:type="paragraph" w:styleId="ndice8">
    <w:name w:val="toc 8"/>
    <w:basedOn w:val="Normal"/>
    <w:next w:val="Normal"/>
    <w:autoRedefine/>
    <w:uiPriority w:val="39"/>
    <w:unhideWhenUsed/>
    <w:rsid w:val="00C1384C"/>
    <w:pPr>
      <w:spacing w:after="100" w:line="278" w:lineRule="auto"/>
      <w:ind w:left="1680"/>
    </w:pPr>
    <w:rPr>
      <w:rFonts w:eastAsiaTheme="minorEastAsia"/>
      <w:color w:val="auto"/>
      <w:kern w:val="2"/>
      <w:sz w:val="24"/>
      <w:szCs w:val="24"/>
      <w:lang w:eastAsia="pt-PT"/>
      <w14:ligatures w14:val="standardContextual"/>
    </w:rPr>
  </w:style>
  <w:style w:type="paragraph" w:styleId="ndice9">
    <w:name w:val="toc 9"/>
    <w:basedOn w:val="Normal"/>
    <w:next w:val="Normal"/>
    <w:autoRedefine/>
    <w:uiPriority w:val="39"/>
    <w:unhideWhenUsed/>
    <w:rsid w:val="00C1384C"/>
    <w:pPr>
      <w:spacing w:after="100" w:line="278" w:lineRule="auto"/>
      <w:ind w:left="1920"/>
    </w:pPr>
    <w:rPr>
      <w:rFonts w:eastAsiaTheme="minorEastAsia"/>
      <w:color w:val="auto"/>
      <w:kern w:val="2"/>
      <w:sz w:val="24"/>
      <w:szCs w:val="24"/>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99">
      <w:bodyDiv w:val="1"/>
      <w:marLeft w:val="0"/>
      <w:marRight w:val="0"/>
      <w:marTop w:val="0"/>
      <w:marBottom w:val="0"/>
      <w:divBdr>
        <w:top w:val="none" w:sz="0" w:space="0" w:color="auto"/>
        <w:left w:val="none" w:sz="0" w:space="0" w:color="auto"/>
        <w:bottom w:val="none" w:sz="0" w:space="0" w:color="auto"/>
        <w:right w:val="none" w:sz="0" w:space="0" w:color="auto"/>
      </w:divBdr>
    </w:div>
    <w:div w:id="16388983">
      <w:bodyDiv w:val="1"/>
      <w:marLeft w:val="0"/>
      <w:marRight w:val="0"/>
      <w:marTop w:val="0"/>
      <w:marBottom w:val="0"/>
      <w:divBdr>
        <w:top w:val="none" w:sz="0" w:space="0" w:color="auto"/>
        <w:left w:val="none" w:sz="0" w:space="0" w:color="auto"/>
        <w:bottom w:val="none" w:sz="0" w:space="0" w:color="auto"/>
        <w:right w:val="none" w:sz="0" w:space="0" w:color="auto"/>
      </w:divBdr>
    </w:div>
    <w:div w:id="78144089">
      <w:bodyDiv w:val="1"/>
      <w:marLeft w:val="0"/>
      <w:marRight w:val="0"/>
      <w:marTop w:val="0"/>
      <w:marBottom w:val="0"/>
      <w:divBdr>
        <w:top w:val="none" w:sz="0" w:space="0" w:color="auto"/>
        <w:left w:val="none" w:sz="0" w:space="0" w:color="auto"/>
        <w:bottom w:val="none" w:sz="0" w:space="0" w:color="auto"/>
        <w:right w:val="none" w:sz="0" w:space="0" w:color="auto"/>
      </w:divBdr>
    </w:div>
    <w:div w:id="88278875">
      <w:bodyDiv w:val="1"/>
      <w:marLeft w:val="0"/>
      <w:marRight w:val="0"/>
      <w:marTop w:val="0"/>
      <w:marBottom w:val="0"/>
      <w:divBdr>
        <w:top w:val="none" w:sz="0" w:space="0" w:color="auto"/>
        <w:left w:val="none" w:sz="0" w:space="0" w:color="auto"/>
        <w:bottom w:val="none" w:sz="0" w:space="0" w:color="auto"/>
        <w:right w:val="none" w:sz="0" w:space="0" w:color="auto"/>
      </w:divBdr>
    </w:div>
    <w:div w:id="115686607">
      <w:bodyDiv w:val="1"/>
      <w:marLeft w:val="0"/>
      <w:marRight w:val="0"/>
      <w:marTop w:val="0"/>
      <w:marBottom w:val="0"/>
      <w:divBdr>
        <w:top w:val="none" w:sz="0" w:space="0" w:color="auto"/>
        <w:left w:val="none" w:sz="0" w:space="0" w:color="auto"/>
        <w:bottom w:val="none" w:sz="0" w:space="0" w:color="auto"/>
        <w:right w:val="none" w:sz="0" w:space="0" w:color="auto"/>
      </w:divBdr>
    </w:div>
    <w:div w:id="141821643">
      <w:bodyDiv w:val="1"/>
      <w:marLeft w:val="0"/>
      <w:marRight w:val="0"/>
      <w:marTop w:val="0"/>
      <w:marBottom w:val="0"/>
      <w:divBdr>
        <w:top w:val="none" w:sz="0" w:space="0" w:color="auto"/>
        <w:left w:val="none" w:sz="0" w:space="0" w:color="auto"/>
        <w:bottom w:val="none" w:sz="0" w:space="0" w:color="auto"/>
        <w:right w:val="none" w:sz="0" w:space="0" w:color="auto"/>
      </w:divBdr>
    </w:div>
    <w:div w:id="188104117">
      <w:bodyDiv w:val="1"/>
      <w:marLeft w:val="0"/>
      <w:marRight w:val="0"/>
      <w:marTop w:val="0"/>
      <w:marBottom w:val="0"/>
      <w:divBdr>
        <w:top w:val="none" w:sz="0" w:space="0" w:color="auto"/>
        <w:left w:val="none" w:sz="0" w:space="0" w:color="auto"/>
        <w:bottom w:val="none" w:sz="0" w:space="0" w:color="auto"/>
        <w:right w:val="none" w:sz="0" w:space="0" w:color="auto"/>
      </w:divBdr>
    </w:div>
    <w:div w:id="202982443">
      <w:bodyDiv w:val="1"/>
      <w:marLeft w:val="0"/>
      <w:marRight w:val="0"/>
      <w:marTop w:val="0"/>
      <w:marBottom w:val="0"/>
      <w:divBdr>
        <w:top w:val="none" w:sz="0" w:space="0" w:color="auto"/>
        <w:left w:val="none" w:sz="0" w:space="0" w:color="auto"/>
        <w:bottom w:val="none" w:sz="0" w:space="0" w:color="auto"/>
        <w:right w:val="none" w:sz="0" w:space="0" w:color="auto"/>
      </w:divBdr>
    </w:div>
    <w:div w:id="207305165">
      <w:bodyDiv w:val="1"/>
      <w:marLeft w:val="0"/>
      <w:marRight w:val="0"/>
      <w:marTop w:val="0"/>
      <w:marBottom w:val="0"/>
      <w:divBdr>
        <w:top w:val="none" w:sz="0" w:space="0" w:color="auto"/>
        <w:left w:val="none" w:sz="0" w:space="0" w:color="auto"/>
        <w:bottom w:val="none" w:sz="0" w:space="0" w:color="auto"/>
        <w:right w:val="none" w:sz="0" w:space="0" w:color="auto"/>
      </w:divBdr>
    </w:div>
    <w:div w:id="242182573">
      <w:bodyDiv w:val="1"/>
      <w:marLeft w:val="0"/>
      <w:marRight w:val="0"/>
      <w:marTop w:val="0"/>
      <w:marBottom w:val="0"/>
      <w:divBdr>
        <w:top w:val="none" w:sz="0" w:space="0" w:color="auto"/>
        <w:left w:val="none" w:sz="0" w:space="0" w:color="auto"/>
        <w:bottom w:val="none" w:sz="0" w:space="0" w:color="auto"/>
        <w:right w:val="none" w:sz="0" w:space="0" w:color="auto"/>
      </w:divBdr>
    </w:div>
    <w:div w:id="275870364">
      <w:bodyDiv w:val="1"/>
      <w:marLeft w:val="0"/>
      <w:marRight w:val="0"/>
      <w:marTop w:val="0"/>
      <w:marBottom w:val="0"/>
      <w:divBdr>
        <w:top w:val="none" w:sz="0" w:space="0" w:color="auto"/>
        <w:left w:val="none" w:sz="0" w:space="0" w:color="auto"/>
        <w:bottom w:val="none" w:sz="0" w:space="0" w:color="auto"/>
        <w:right w:val="none" w:sz="0" w:space="0" w:color="auto"/>
      </w:divBdr>
    </w:div>
    <w:div w:id="282813402">
      <w:bodyDiv w:val="1"/>
      <w:marLeft w:val="0"/>
      <w:marRight w:val="0"/>
      <w:marTop w:val="0"/>
      <w:marBottom w:val="0"/>
      <w:divBdr>
        <w:top w:val="none" w:sz="0" w:space="0" w:color="auto"/>
        <w:left w:val="none" w:sz="0" w:space="0" w:color="auto"/>
        <w:bottom w:val="none" w:sz="0" w:space="0" w:color="auto"/>
        <w:right w:val="none" w:sz="0" w:space="0" w:color="auto"/>
      </w:divBdr>
    </w:div>
    <w:div w:id="302544660">
      <w:bodyDiv w:val="1"/>
      <w:marLeft w:val="0"/>
      <w:marRight w:val="0"/>
      <w:marTop w:val="0"/>
      <w:marBottom w:val="0"/>
      <w:divBdr>
        <w:top w:val="none" w:sz="0" w:space="0" w:color="auto"/>
        <w:left w:val="none" w:sz="0" w:space="0" w:color="auto"/>
        <w:bottom w:val="none" w:sz="0" w:space="0" w:color="auto"/>
        <w:right w:val="none" w:sz="0" w:space="0" w:color="auto"/>
      </w:divBdr>
    </w:div>
    <w:div w:id="361790296">
      <w:bodyDiv w:val="1"/>
      <w:marLeft w:val="0"/>
      <w:marRight w:val="0"/>
      <w:marTop w:val="0"/>
      <w:marBottom w:val="0"/>
      <w:divBdr>
        <w:top w:val="none" w:sz="0" w:space="0" w:color="auto"/>
        <w:left w:val="none" w:sz="0" w:space="0" w:color="auto"/>
        <w:bottom w:val="none" w:sz="0" w:space="0" w:color="auto"/>
        <w:right w:val="none" w:sz="0" w:space="0" w:color="auto"/>
      </w:divBdr>
    </w:div>
    <w:div w:id="431172868">
      <w:bodyDiv w:val="1"/>
      <w:marLeft w:val="0"/>
      <w:marRight w:val="0"/>
      <w:marTop w:val="0"/>
      <w:marBottom w:val="0"/>
      <w:divBdr>
        <w:top w:val="none" w:sz="0" w:space="0" w:color="auto"/>
        <w:left w:val="none" w:sz="0" w:space="0" w:color="auto"/>
        <w:bottom w:val="none" w:sz="0" w:space="0" w:color="auto"/>
        <w:right w:val="none" w:sz="0" w:space="0" w:color="auto"/>
      </w:divBdr>
    </w:div>
    <w:div w:id="457798057">
      <w:bodyDiv w:val="1"/>
      <w:marLeft w:val="0"/>
      <w:marRight w:val="0"/>
      <w:marTop w:val="0"/>
      <w:marBottom w:val="0"/>
      <w:divBdr>
        <w:top w:val="none" w:sz="0" w:space="0" w:color="auto"/>
        <w:left w:val="none" w:sz="0" w:space="0" w:color="auto"/>
        <w:bottom w:val="none" w:sz="0" w:space="0" w:color="auto"/>
        <w:right w:val="none" w:sz="0" w:space="0" w:color="auto"/>
      </w:divBdr>
    </w:div>
    <w:div w:id="498615378">
      <w:bodyDiv w:val="1"/>
      <w:marLeft w:val="0"/>
      <w:marRight w:val="0"/>
      <w:marTop w:val="0"/>
      <w:marBottom w:val="0"/>
      <w:divBdr>
        <w:top w:val="none" w:sz="0" w:space="0" w:color="auto"/>
        <w:left w:val="none" w:sz="0" w:space="0" w:color="auto"/>
        <w:bottom w:val="none" w:sz="0" w:space="0" w:color="auto"/>
        <w:right w:val="none" w:sz="0" w:space="0" w:color="auto"/>
      </w:divBdr>
    </w:div>
    <w:div w:id="510149238">
      <w:bodyDiv w:val="1"/>
      <w:marLeft w:val="0"/>
      <w:marRight w:val="0"/>
      <w:marTop w:val="0"/>
      <w:marBottom w:val="0"/>
      <w:divBdr>
        <w:top w:val="none" w:sz="0" w:space="0" w:color="auto"/>
        <w:left w:val="none" w:sz="0" w:space="0" w:color="auto"/>
        <w:bottom w:val="none" w:sz="0" w:space="0" w:color="auto"/>
        <w:right w:val="none" w:sz="0" w:space="0" w:color="auto"/>
      </w:divBdr>
    </w:div>
    <w:div w:id="533276186">
      <w:bodyDiv w:val="1"/>
      <w:marLeft w:val="0"/>
      <w:marRight w:val="0"/>
      <w:marTop w:val="0"/>
      <w:marBottom w:val="0"/>
      <w:divBdr>
        <w:top w:val="none" w:sz="0" w:space="0" w:color="auto"/>
        <w:left w:val="none" w:sz="0" w:space="0" w:color="auto"/>
        <w:bottom w:val="none" w:sz="0" w:space="0" w:color="auto"/>
        <w:right w:val="none" w:sz="0" w:space="0" w:color="auto"/>
      </w:divBdr>
    </w:div>
    <w:div w:id="557321488">
      <w:bodyDiv w:val="1"/>
      <w:marLeft w:val="0"/>
      <w:marRight w:val="0"/>
      <w:marTop w:val="0"/>
      <w:marBottom w:val="0"/>
      <w:divBdr>
        <w:top w:val="none" w:sz="0" w:space="0" w:color="auto"/>
        <w:left w:val="none" w:sz="0" w:space="0" w:color="auto"/>
        <w:bottom w:val="none" w:sz="0" w:space="0" w:color="auto"/>
        <w:right w:val="none" w:sz="0" w:space="0" w:color="auto"/>
      </w:divBdr>
    </w:div>
    <w:div w:id="567570232">
      <w:bodyDiv w:val="1"/>
      <w:marLeft w:val="0"/>
      <w:marRight w:val="0"/>
      <w:marTop w:val="0"/>
      <w:marBottom w:val="0"/>
      <w:divBdr>
        <w:top w:val="none" w:sz="0" w:space="0" w:color="auto"/>
        <w:left w:val="none" w:sz="0" w:space="0" w:color="auto"/>
        <w:bottom w:val="none" w:sz="0" w:space="0" w:color="auto"/>
        <w:right w:val="none" w:sz="0" w:space="0" w:color="auto"/>
      </w:divBdr>
    </w:div>
    <w:div w:id="578757571">
      <w:bodyDiv w:val="1"/>
      <w:marLeft w:val="0"/>
      <w:marRight w:val="0"/>
      <w:marTop w:val="0"/>
      <w:marBottom w:val="0"/>
      <w:divBdr>
        <w:top w:val="none" w:sz="0" w:space="0" w:color="auto"/>
        <w:left w:val="none" w:sz="0" w:space="0" w:color="auto"/>
        <w:bottom w:val="none" w:sz="0" w:space="0" w:color="auto"/>
        <w:right w:val="none" w:sz="0" w:space="0" w:color="auto"/>
      </w:divBdr>
    </w:div>
    <w:div w:id="716205630">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35516260">
      <w:bodyDiv w:val="1"/>
      <w:marLeft w:val="0"/>
      <w:marRight w:val="0"/>
      <w:marTop w:val="0"/>
      <w:marBottom w:val="0"/>
      <w:divBdr>
        <w:top w:val="none" w:sz="0" w:space="0" w:color="auto"/>
        <w:left w:val="none" w:sz="0" w:space="0" w:color="auto"/>
        <w:bottom w:val="none" w:sz="0" w:space="0" w:color="auto"/>
        <w:right w:val="none" w:sz="0" w:space="0" w:color="auto"/>
      </w:divBdr>
    </w:div>
    <w:div w:id="782189295">
      <w:bodyDiv w:val="1"/>
      <w:marLeft w:val="0"/>
      <w:marRight w:val="0"/>
      <w:marTop w:val="0"/>
      <w:marBottom w:val="0"/>
      <w:divBdr>
        <w:top w:val="none" w:sz="0" w:space="0" w:color="auto"/>
        <w:left w:val="none" w:sz="0" w:space="0" w:color="auto"/>
        <w:bottom w:val="none" w:sz="0" w:space="0" w:color="auto"/>
        <w:right w:val="none" w:sz="0" w:space="0" w:color="auto"/>
      </w:divBdr>
    </w:div>
    <w:div w:id="806359825">
      <w:bodyDiv w:val="1"/>
      <w:marLeft w:val="0"/>
      <w:marRight w:val="0"/>
      <w:marTop w:val="0"/>
      <w:marBottom w:val="0"/>
      <w:divBdr>
        <w:top w:val="none" w:sz="0" w:space="0" w:color="auto"/>
        <w:left w:val="none" w:sz="0" w:space="0" w:color="auto"/>
        <w:bottom w:val="none" w:sz="0" w:space="0" w:color="auto"/>
        <w:right w:val="none" w:sz="0" w:space="0" w:color="auto"/>
      </w:divBdr>
    </w:div>
    <w:div w:id="814757507">
      <w:bodyDiv w:val="1"/>
      <w:marLeft w:val="0"/>
      <w:marRight w:val="0"/>
      <w:marTop w:val="0"/>
      <w:marBottom w:val="0"/>
      <w:divBdr>
        <w:top w:val="none" w:sz="0" w:space="0" w:color="auto"/>
        <w:left w:val="none" w:sz="0" w:space="0" w:color="auto"/>
        <w:bottom w:val="none" w:sz="0" w:space="0" w:color="auto"/>
        <w:right w:val="none" w:sz="0" w:space="0" w:color="auto"/>
      </w:divBdr>
    </w:div>
    <w:div w:id="834803417">
      <w:bodyDiv w:val="1"/>
      <w:marLeft w:val="0"/>
      <w:marRight w:val="0"/>
      <w:marTop w:val="0"/>
      <w:marBottom w:val="0"/>
      <w:divBdr>
        <w:top w:val="none" w:sz="0" w:space="0" w:color="auto"/>
        <w:left w:val="none" w:sz="0" w:space="0" w:color="auto"/>
        <w:bottom w:val="none" w:sz="0" w:space="0" w:color="auto"/>
        <w:right w:val="none" w:sz="0" w:space="0" w:color="auto"/>
      </w:divBdr>
    </w:div>
    <w:div w:id="838621336">
      <w:bodyDiv w:val="1"/>
      <w:marLeft w:val="0"/>
      <w:marRight w:val="0"/>
      <w:marTop w:val="0"/>
      <w:marBottom w:val="0"/>
      <w:divBdr>
        <w:top w:val="none" w:sz="0" w:space="0" w:color="auto"/>
        <w:left w:val="none" w:sz="0" w:space="0" w:color="auto"/>
        <w:bottom w:val="none" w:sz="0" w:space="0" w:color="auto"/>
        <w:right w:val="none" w:sz="0" w:space="0" w:color="auto"/>
      </w:divBdr>
    </w:div>
    <w:div w:id="861669867">
      <w:bodyDiv w:val="1"/>
      <w:marLeft w:val="0"/>
      <w:marRight w:val="0"/>
      <w:marTop w:val="0"/>
      <w:marBottom w:val="0"/>
      <w:divBdr>
        <w:top w:val="none" w:sz="0" w:space="0" w:color="auto"/>
        <w:left w:val="none" w:sz="0" w:space="0" w:color="auto"/>
        <w:bottom w:val="none" w:sz="0" w:space="0" w:color="auto"/>
        <w:right w:val="none" w:sz="0" w:space="0" w:color="auto"/>
      </w:divBdr>
    </w:div>
    <w:div w:id="880829347">
      <w:bodyDiv w:val="1"/>
      <w:marLeft w:val="0"/>
      <w:marRight w:val="0"/>
      <w:marTop w:val="0"/>
      <w:marBottom w:val="0"/>
      <w:divBdr>
        <w:top w:val="none" w:sz="0" w:space="0" w:color="auto"/>
        <w:left w:val="none" w:sz="0" w:space="0" w:color="auto"/>
        <w:bottom w:val="none" w:sz="0" w:space="0" w:color="auto"/>
        <w:right w:val="none" w:sz="0" w:space="0" w:color="auto"/>
      </w:divBdr>
    </w:div>
    <w:div w:id="929656181">
      <w:bodyDiv w:val="1"/>
      <w:marLeft w:val="0"/>
      <w:marRight w:val="0"/>
      <w:marTop w:val="0"/>
      <w:marBottom w:val="0"/>
      <w:divBdr>
        <w:top w:val="none" w:sz="0" w:space="0" w:color="auto"/>
        <w:left w:val="none" w:sz="0" w:space="0" w:color="auto"/>
        <w:bottom w:val="none" w:sz="0" w:space="0" w:color="auto"/>
        <w:right w:val="none" w:sz="0" w:space="0" w:color="auto"/>
      </w:divBdr>
    </w:div>
    <w:div w:id="933366597">
      <w:bodyDiv w:val="1"/>
      <w:marLeft w:val="0"/>
      <w:marRight w:val="0"/>
      <w:marTop w:val="0"/>
      <w:marBottom w:val="0"/>
      <w:divBdr>
        <w:top w:val="none" w:sz="0" w:space="0" w:color="auto"/>
        <w:left w:val="none" w:sz="0" w:space="0" w:color="auto"/>
        <w:bottom w:val="none" w:sz="0" w:space="0" w:color="auto"/>
        <w:right w:val="none" w:sz="0" w:space="0" w:color="auto"/>
      </w:divBdr>
    </w:div>
    <w:div w:id="978342190">
      <w:bodyDiv w:val="1"/>
      <w:marLeft w:val="0"/>
      <w:marRight w:val="0"/>
      <w:marTop w:val="0"/>
      <w:marBottom w:val="0"/>
      <w:divBdr>
        <w:top w:val="none" w:sz="0" w:space="0" w:color="auto"/>
        <w:left w:val="none" w:sz="0" w:space="0" w:color="auto"/>
        <w:bottom w:val="none" w:sz="0" w:space="0" w:color="auto"/>
        <w:right w:val="none" w:sz="0" w:space="0" w:color="auto"/>
      </w:divBdr>
    </w:div>
    <w:div w:id="1000620699">
      <w:bodyDiv w:val="1"/>
      <w:marLeft w:val="0"/>
      <w:marRight w:val="0"/>
      <w:marTop w:val="0"/>
      <w:marBottom w:val="0"/>
      <w:divBdr>
        <w:top w:val="none" w:sz="0" w:space="0" w:color="auto"/>
        <w:left w:val="none" w:sz="0" w:space="0" w:color="auto"/>
        <w:bottom w:val="none" w:sz="0" w:space="0" w:color="auto"/>
        <w:right w:val="none" w:sz="0" w:space="0" w:color="auto"/>
      </w:divBdr>
    </w:div>
    <w:div w:id="1026179491">
      <w:bodyDiv w:val="1"/>
      <w:marLeft w:val="0"/>
      <w:marRight w:val="0"/>
      <w:marTop w:val="0"/>
      <w:marBottom w:val="0"/>
      <w:divBdr>
        <w:top w:val="none" w:sz="0" w:space="0" w:color="auto"/>
        <w:left w:val="none" w:sz="0" w:space="0" w:color="auto"/>
        <w:bottom w:val="none" w:sz="0" w:space="0" w:color="auto"/>
        <w:right w:val="none" w:sz="0" w:space="0" w:color="auto"/>
      </w:divBdr>
    </w:div>
    <w:div w:id="1079326479">
      <w:bodyDiv w:val="1"/>
      <w:marLeft w:val="0"/>
      <w:marRight w:val="0"/>
      <w:marTop w:val="0"/>
      <w:marBottom w:val="0"/>
      <w:divBdr>
        <w:top w:val="none" w:sz="0" w:space="0" w:color="auto"/>
        <w:left w:val="none" w:sz="0" w:space="0" w:color="auto"/>
        <w:bottom w:val="none" w:sz="0" w:space="0" w:color="auto"/>
        <w:right w:val="none" w:sz="0" w:space="0" w:color="auto"/>
      </w:divBdr>
    </w:div>
    <w:div w:id="1083142705">
      <w:bodyDiv w:val="1"/>
      <w:marLeft w:val="0"/>
      <w:marRight w:val="0"/>
      <w:marTop w:val="0"/>
      <w:marBottom w:val="0"/>
      <w:divBdr>
        <w:top w:val="none" w:sz="0" w:space="0" w:color="auto"/>
        <w:left w:val="none" w:sz="0" w:space="0" w:color="auto"/>
        <w:bottom w:val="none" w:sz="0" w:space="0" w:color="auto"/>
        <w:right w:val="none" w:sz="0" w:space="0" w:color="auto"/>
      </w:divBdr>
    </w:div>
    <w:div w:id="1146552435">
      <w:bodyDiv w:val="1"/>
      <w:marLeft w:val="0"/>
      <w:marRight w:val="0"/>
      <w:marTop w:val="0"/>
      <w:marBottom w:val="0"/>
      <w:divBdr>
        <w:top w:val="none" w:sz="0" w:space="0" w:color="auto"/>
        <w:left w:val="none" w:sz="0" w:space="0" w:color="auto"/>
        <w:bottom w:val="none" w:sz="0" w:space="0" w:color="auto"/>
        <w:right w:val="none" w:sz="0" w:space="0" w:color="auto"/>
      </w:divBdr>
    </w:div>
    <w:div w:id="1167209593">
      <w:bodyDiv w:val="1"/>
      <w:marLeft w:val="0"/>
      <w:marRight w:val="0"/>
      <w:marTop w:val="0"/>
      <w:marBottom w:val="0"/>
      <w:divBdr>
        <w:top w:val="none" w:sz="0" w:space="0" w:color="auto"/>
        <w:left w:val="none" w:sz="0" w:space="0" w:color="auto"/>
        <w:bottom w:val="none" w:sz="0" w:space="0" w:color="auto"/>
        <w:right w:val="none" w:sz="0" w:space="0" w:color="auto"/>
      </w:divBdr>
    </w:div>
    <w:div w:id="1170676235">
      <w:bodyDiv w:val="1"/>
      <w:marLeft w:val="0"/>
      <w:marRight w:val="0"/>
      <w:marTop w:val="0"/>
      <w:marBottom w:val="0"/>
      <w:divBdr>
        <w:top w:val="none" w:sz="0" w:space="0" w:color="auto"/>
        <w:left w:val="none" w:sz="0" w:space="0" w:color="auto"/>
        <w:bottom w:val="none" w:sz="0" w:space="0" w:color="auto"/>
        <w:right w:val="none" w:sz="0" w:space="0" w:color="auto"/>
      </w:divBdr>
    </w:div>
    <w:div w:id="1182280310">
      <w:bodyDiv w:val="1"/>
      <w:marLeft w:val="0"/>
      <w:marRight w:val="0"/>
      <w:marTop w:val="0"/>
      <w:marBottom w:val="0"/>
      <w:divBdr>
        <w:top w:val="none" w:sz="0" w:space="0" w:color="auto"/>
        <w:left w:val="none" w:sz="0" w:space="0" w:color="auto"/>
        <w:bottom w:val="none" w:sz="0" w:space="0" w:color="auto"/>
        <w:right w:val="none" w:sz="0" w:space="0" w:color="auto"/>
      </w:divBdr>
    </w:div>
    <w:div w:id="1194536227">
      <w:bodyDiv w:val="1"/>
      <w:marLeft w:val="0"/>
      <w:marRight w:val="0"/>
      <w:marTop w:val="0"/>
      <w:marBottom w:val="0"/>
      <w:divBdr>
        <w:top w:val="none" w:sz="0" w:space="0" w:color="auto"/>
        <w:left w:val="none" w:sz="0" w:space="0" w:color="auto"/>
        <w:bottom w:val="none" w:sz="0" w:space="0" w:color="auto"/>
        <w:right w:val="none" w:sz="0" w:space="0" w:color="auto"/>
      </w:divBdr>
    </w:div>
    <w:div w:id="1238133711">
      <w:bodyDiv w:val="1"/>
      <w:marLeft w:val="0"/>
      <w:marRight w:val="0"/>
      <w:marTop w:val="0"/>
      <w:marBottom w:val="0"/>
      <w:divBdr>
        <w:top w:val="none" w:sz="0" w:space="0" w:color="auto"/>
        <w:left w:val="none" w:sz="0" w:space="0" w:color="auto"/>
        <w:bottom w:val="none" w:sz="0" w:space="0" w:color="auto"/>
        <w:right w:val="none" w:sz="0" w:space="0" w:color="auto"/>
      </w:divBdr>
    </w:div>
    <w:div w:id="1250501067">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271086769">
      <w:bodyDiv w:val="1"/>
      <w:marLeft w:val="0"/>
      <w:marRight w:val="0"/>
      <w:marTop w:val="0"/>
      <w:marBottom w:val="0"/>
      <w:divBdr>
        <w:top w:val="none" w:sz="0" w:space="0" w:color="auto"/>
        <w:left w:val="none" w:sz="0" w:space="0" w:color="auto"/>
        <w:bottom w:val="none" w:sz="0" w:space="0" w:color="auto"/>
        <w:right w:val="none" w:sz="0" w:space="0" w:color="auto"/>
      </w:divBdr>
    </w:div>
    <w:div w:id="1276446298">
      <w:bodyDiv w:val="1"/>
      <w:marLeft w:val="0"/>
      <w:marRight w:val="0"/>
      <w:marTop w:val="0"/>
      <w:marBottom w:val="0"/>
      <w:divBdr>
        <w:top w:val="none" w:sz="0" w:space="0" w:color="auto"/>
        <w:left w:val="none" w:sz="0" w:space="0" w:color="auto"/>
        <w:bottom w:val="none" w:sz="0" w:space="0" w:color="auto"/>
        <w:right w:val="none" w:sz="0" w:space="0" w:color="auto"/>
      </w:divBdr>
    </w:div>
    <w:div w:id="1286423855">
      <w:bodyDiv w:val="1"/>
      <w:marLeft w:val="0"/>
      <w:marRight w:val="0"/>
      <w:marTop w:val="0"/>
      <w:marBottom w:val="0"/>
      <w:divBdr>
        <w:top w:val="none" w:sz="0" w:space="0" w:color="auto"/>
        <w:left w:val="none" w:sz="0" w:space="0" w:color="auto"/>
        <w:bottom w:val="none" w:sz="0" w:space="0" w:color="auto"/>
        <w:right w:val="none" w:sz="0" w:space="0" w:color="auto"/>
      </w:divBdr>
    </w:div>
    <w:div w:id="1286543187">
      <w:bodyDiv w:val="1"/>
      <w:marLeft w:val="0"/>
      <w:marRight w:val="0"/>
      <w:marTop w:val="0"/>
      <w:marBottom w:val="0"/>
      <w:divBdr>
        <w:top w:val="none" w:sz="0" w:space="0" w:color="auto"/>
        <w:left w:val="none" w:sz="0" w:space="0" w:color="auto"/>
        <w:bottom w:val="none" w:sz="0" w:space="0" w:color="auto"/>
        <w:right w:val="none" w:sz="0" w:space="0" w:color="auto"/>
      </w:divBdr>
    </w:div>
    <w:div w:id="1420566961">
      <w:bodyDiv w:val="1"/>
      <w:marLeft w:val="0"/>
      <w:marRight w:val="0"/>
      <w:marTop w:val="0"/>
      <w:marBottom w:val="0"/>
      <w:divBdr>
        <w:top w:val="none" w:sz="0" w:space="0" w:color="auto"/>
        <w:left w:val="none" w:sz="0" w:space="0" w:color="auto"/>
        <w:bottom w:val="none" w:sz="0" w:space="0" w:color="auto"/>
        <w:right w:val="none" w:sz="0" w:space="0" w:color="auto"/>
      </w:divBdr>
    </w:div>
    <w:div w:id="1421482733">
      <w:bodyDiv w:val="1"/>
      <w:marLeft w:val="0"/>
      <w:marRight w:val="0"/>
      <w:marTop w:val="0"/>
      <w:marBottom w:val="0"/>
      <w:divBdr>
        <w:top w:val="none" w:sz="0" w:space="0" w:color="auto"/>
        <w:left w:val="none" w:sz="0" w:space="0" w:color="auto"/>
        <w:bottom w:val="none" w:sz="0" w:space="0" w:color="auto"/>
        <w:right w:val="none" w:sz="0" w:space="0" w:color="auto"/>
      </w:divBdr>
    </w:div>
    <w:div w:id="1463037082">
      <w:bodyDiv w:val="1"/>
      <w:marLeft w:val="0"/>
      <w:marRight w:val="0"/>
      <w:marTop w:val="0"/>
      <w:marBottom w:val="0"/>
      <w:divBdr>
        <w:top w:val="none" w:sz="0" w:space="0" w:color="auto"/>
        <w:left w:val="none" w:sz="0" w:space="0" w:color="auto"/>
        <w:bottom w:val="none" w:sz="0" w:space="0" w:color="auto"/>
        <w:right w:val="none" w:sz="0" w:space="0" w:color="auto"/>
      </w:divBdr>
    </w:div>
    <w:div w:id="1468549255">
      <w:bodyDiv w:val="1"/>
      <w:marLeft w:val="0"/>
      <w:marRight w:val="0"/>
      <w:marTop w:val="0"/>
      <w:marBottom w:val="0"/>
      <w:divBdr>
        <w:top w:val="none" w:sz="0" w:space="0" w:color="auto"/>
        <w:left w:val="none" w:sz="0" w:space="0" w:color="auto"/>
        <w:bottom w:val="none" w:sz="0" w:space="0" w:color="auto"/>
        <w:right w:val="none" w:sz="0" w:space="0" w:color="auto"/>
      </w:divBdr>
    </w:div>
    <w:div w:id="1487428583">
      <w:bodyDiv w:val="1"/>
      <w:marLeft w:val="0"/>
      <w:marRight w:val="0"/>
      <w:marTop w:val="0"/>
      <w:marBottom w:val="0"/>
      <w:divBdr>
        <w:top w:val="none" w:sz="0" w:space="0" w:color="auto"/>
        <w:left w:val="none" w:sz="0" w:space="0" w:color="auto"/>
        <w:bottom w:val="none" w:sz="0" w:space="0" w:color="auto"/>
        <w:right w:val="none" w:sz="0" w:space="0" w:color="auto"/>
      </w:divBdr>
    </w:div>
    <w:div w:id="1491797633">
      <w:bodyDiv w:val="1"/>
      <w:marLeft w:val="0"/>
      <w:marRight w:val="0"/>
      <w:marTop w:val="0"/>
      <w:marBottom w:val="0"/>
      <w:divBdr>
        <w:top w:val="none" w:sz="0" w:space="0" w:color="auto"/>
        <w:left w:val="none" w:sz="0" w:space="0" w:color="auto"/>
        <w:bottom w:val="none" w:sz="0" w:space="0" w:color="auto"/>
        <w:right w:val="none" w:sz="0" w:space="0" w:color="auto"/>
      </w:divBdr>
    </w:div>
    <w:div w:id="1497913204">
      <w:bodyDiv w:val="1"/>
      <w:marLeft w:val="0"/>
      <w:marRight w:val="0"/>
      <w:marTop w:val="0"/>
      <w:marBottom w:val="0"/>
      <w:divBdr>
        <w:top w:val="none" w:sz="0" w:space="0" w:color="auto"/>
        <w:left w:val="none" w:sz="0" w:space="0" w:color="auto"/>
        <w:bottom w:val="none" w:sz="0" w:space="0" w:color="auto"/>
        <w:right w:val="none" w:sz="0" w:space="0" w:color="auto"/>
      </w:divBdr>
    </w:div>
    <w:div w:id="1506554433">
      <w:bodyDiv w:val="1"/>
      <w:marLeft w:val="0"/>
      <w:marRight w:val="0"/>
      <w:marTop w:val="0"/>
      <w:marBottom w:val="0"/>
      <w:divBdr>
        <w:top w:val="none" w:sz="0" w:space="0" w:color="auto"/>
        <w:left w:val="none" w:sz="0" w:space="0" w:color="auto"/>
        <w:bottom w:val="none" w:sz="0" w:space="0" w:color="auto"/>
        <w:right w:val="none" w:sz="0" w:space="0" w:color="auto"/>
      </w:divBdr>
    </w:div>
    <w:div w:id="1534264307">
      <w:bodyDiv w:val="1"/>
      <w:marLeft w:val="0"/>
      <w:marRight w:val="0"/>
      <w:marTop w:val="0"/>
      <w:marBottom w:val="0"/>
      <w:divBdr>
        <w:top w:val="none" w:sz="0" w:space="0" w:color="auto"/>
        <w:left w:val="none" w:sz="0" w:space="0" w:color="auto"/>
        <w:bottom w:val="none" w:sz="0" w:space="0" w:color="auto"/>
        <w:right w:val="none" w:sz="0" w:space="0" w:color="auto"/>
      </w:divBdr>
    </w:div>
    <w:div w:id="1541472945">
      <w:bodyDiv w:val="1"/>
      <w:marLeft w:val="0"/>
      <w:marRight w:val="0"/>
      <w:marTop w:val="0"/>
      <w:marBottom w:val="0"/>
      <w:divBdr>
        <w:top w:val="none" w:sz="0" w:space="0" w:color="auto"/>
        <w:left w:val="none" w:sz="0" w:space="0" w:color="auto"/>
        <w:bottom w:val="none" w:sz="0" w:space="0" w:color="auto"/>
        <w:right w:val="none" w:sz="0" w:space="0" w:color="auto"/>
      </w:divBdr>
    </w:div>
    <w:div w:id="1567448473">
      <w:bodyDiv w:val="1"/>
      <w:marLeft w:val="0"/>
      <w:marRight w:val="0"/>
      <w:marTop w:val="0"/>
      <w:marBottom w:val="0"/>
      <w:divBdr>
        <w:top w:val="none" w:sz="0" w:space="0" w:color="auto"/>
        <w:left w:val="none" w:sz="0" w:space="0" w:color="auto"/>
        <w:bottom w:val="none" w:sz="0" w:space="0" w:color="auto"/>
        <w:right w:val="none" w:sz="0" w:space="0" w:color="auto"/>
      </w:divBdr>
    </w:div>
    <w:div w:id="1593125736">
      <w:bodyDiv w:val="1"/>
      <w:marLeft w:val="0"/>
      <w:marRight w:val="0"/>
      <w:marTop w:val="0"/>
      <w:marBottom w:val="0"/>
      <w:divBdr>
        <w:top w:val="none" w:sz="0" w:space="0" w:color="auto"/>
        <w:left w:val="none" w:sz="0" w:space="0" w:color="auto"/>
        <w:bottom w:val="none" w:sz="0" w:space="0" w:color="auto"/>
        <w:right w:val="none" w:sz="0" w:space="0" w:color="auto"/>
      </w:divBdr>
    </w:div>
    <w:div w:id="1597639723">
      <w:bodyDiv w:val="1"/>
      <w:marLeft w:val="0"/>
      <w:marRight w:val="0"/>
      <w:marTop w:val="0"/>
      <w:marBottom w:val="0"/>
      <w:divBdr>
        <w:top w:val="none" w:sz="0" w:space="0" w:color="auto"/>
        <w:left w:val="none" w:sz="0" w:space="0" w:color="auto"/>
        <w:bottom w:val="none" w:sz="0" w:space="0" w:color="auto"/>
        <w:right w:val="none" w:sz="0" w:space="0" w:color="auto"/>
      </w:divBdr>
    </w:div>
    <w:div w:id="1607342636">
      <w:bodyDiv w:val="1"/>
      <w:marLeft w:val="0"/>
      <w:marRight w:val="0"/>
      <w:marTop w:val="0"/>
      <w:marBottom w:val="0"/>
      <w:divBdr>
        <w:top w:val="none" w:sz="0" w:space="0" w:color="auto"/>
        <w:left w:val="none" w:sz="0" w:space="0" w:color="auto"/>
        <w:bottom w:val="none" w:sz="0" w:space="0" w:color="auto"/>
        <w:right w:val="none" w:sz="0" w:space="0" w:color="auto"/>
      </w:divBdr>
    </w:div>
    <w:div w:id="1619681259">
      <w:bodyDiv w:val="1"/>
      <w:marLeft w:val="0"/>
      <w:marRight w:val="0"/>
      <w:marTop w:val="0"/>
      <w:marBottom w:val="0"/>
      <w:divBdr>
        <w:top w:val="none" w:sz="0" w:space="0" w:color="auto"/>
        <w:left w:val="none" w:sz="0" w:space="0" w:color="auto"/>
        <w:bottom w:val="none" w:sz="0" w:space="0" w:color="auto"/>
        <w:right w:val="none" w:sz="0" w:space="0" w:color="auto"/>
      </w:divBdr>
    </w:div>
    <w:div w:id="1626620746">
      <w:bodyDiv w:val="1"/>
      <w:marLeft w:val="0"/>
      <w:marRight w:val="0"/>
      <w:marTop w:val="0"/>
      <w:marBottom w:val="0"/>
      <w:divBdr>
        <w:top w:val="none" w:sz="0" w:space="0" w:color="auto"/>
        <w:left w:val="none" w:sz="0" w:space="0" w:color="auto"/>
        <w:bottom w:val="none" w:sz="0" w:space="0" w:color="auto"/>
        <w:right w:val="none" w:sz="0" w:space="0" w:color="auto"/>
      </w:divBdr>
    </w:div>
    <w:div w:id="1667246367">
      <w:bodyDiv w:val="1"/>
      <w:marLeft w:val="0"/>
      <w:marRight w:val="0"/>
      <w:marTop w:val="0"/>
      <w:marBottom w:val="0"/>
      <w:divBdr>
        <w:top w:val="none" w:sz="0" w:space="0" w:color="auto"/>
        <w:left w:val="none" w:sz="0" w:space="0" w:color="auto"/>
        <w:bottom w:val="none" w:sz="0" w:space="0" w:color="auto"/>
        <w:right w:val="none" w:sz="0" w:space="0" w:color="auto"/>
      </w:divBdr>
    </w:div>
    <w:div w:id="1710497080">
      <w:bodyDiv w:val="1"/>
      <w:marLeft w:val="0"/>
      <w:marRight w:val="0"/>
      <w:marTop w:val="0"/>
      <w:marBottom w:val="0"/>
      <w:divBdr>
        <w:top w:val="none" w:sz="0" w:space="0" w:color="auto"/>
        <w:left w:val="none" w:sz="0" w:space="0" w:color="auto"/>
        <w:bottom w:val="none" w:sz="0" w:space="0" w:color="auto"/>
        <w:right w:val="none" w:sz="0" w:space="0" w:color="auto"/>
      </w:divBdr>
    </w:div>
    <w:div w:id="1717043606">
      <w:bodyDiv w:val="1"/>
      <w:marLeft w:val="0"/>
      <w:marRight w:val="0"/>
      <w:marTop w:val="0"/>
      <w:marBottom w:val="0"/>
      <w:divBdr>
        <w:top w:val="none" w:sz="0" w:space="0" w:color="auto"/>
        <w:left w:val="none" w:sz="0" w:space="0" w:color="auto"/>
        <w:bottom w:val="none" w:sz="0" w:space="0" w:color="auto"/>
        <w:right w:val="none" w:sz="0" w:space="0" w:color="auto"/>
      </w:divBdr>
    </w:div>
    <w:div w:id="1719938448">
      <w:bodyDiv w:val="1"/>
      <w:marLeft w:val="0"/>
      <w:marRight w:val="0"/>
      <w:marTop w:val="0"/>
      <w:marBottom w:val="0"/>
      <w:divBdr>
        <w:top w:val="none" w:sz="0" w:space="0" w:color="auto"/>
        <w:left w:val="none" w:sz="0" w:space="0" w:color="auto"/>
        <w:bottom w:val="none" w:sz="0" w:space="0" w:color="auto"/>
        <w:right w:val="none" w:sz="0" w:space="0" w:color="auto"/>
      </w:divBdr>
    </w:div>
    <w:div w:id="1742632097">
      <w:bodyDiv w:val="1"/>
      <w:marLeft w:val="0"/>
      <w:marRight w:val="0"/>
      <w:marTop w:val="0"/>
      <w:marBottom w:val="0"/>
      <w:divBdr>
        <w:top w:val="none" w:sz="0" w:space="0" w:color="auto"/>
        <w:left w:val="none" w:sz="0" w:space="0" w:color="auto"/>
        <w:bottom w:val="none" w:sz="0" w:space="0" w:color="auto"/>
        <w:right w:val="none" w:sz="0" w:space="0" w:color="auto"/>
      </w:divBdr>
    </w:div>
    <w:div w:id="1811945933">
      <w:bodyDiv w:val="1"/>
      <w:marLeft w:val="0"/>
      <w:marRight w:val="0"/>
      <w:marTop w:val="0"/>
      <w:marBottom w:val="0"/>
      <w:divBdr>
        <w:top w:val="none" w:sz="0" w:space="0" w:color="auto"/>
        <w:left w:val="none" w:sz="0" w:space="0" w:color="auto"/>
        <w:bottom w:val="none" w:sz="0" w:space="0" w:color="auto"/>
        <w:right w:val="none" w:sz="0" w:space="0" w:color="auto"/>
      </w:divBdr>
    </w:div>
    <w:div w:id="1841265600">
      <w:bodyDiv w:val="1"/>
      <w:marLeft w:val="0"/>
      <w:marRight w:val="0"/>
      <w:marTop w:val="0"/>
      <w:marBottom w:val="0"/>
      <w:divBdr>
        <w:top w:val="none" w:sz="0" w:space="0" w:color="auto"/>
        <w:left w:val="none" w:sz="0" w:space="0" w:color="auto"/>
        <w:bottom w:val="none" w:sz="0" w:space="0" w:color="auto"/>
        <w:right w:val="none" w:sz="0" w:space="0" w:color="auto"/>
      </w:divBdr>
    </w:div>
    <w:div w:id="1886017848">
      <w:bodyDiv w:val="1"/>
      <w:marLeft w:val="0"/>
      <w:marRight w:val="0"/>
      <w:marTop w:val="0"/>
      <w:marBottom w:val="0"/>
      <w:divBdr>
        <w:top w:val="none" w:sz="0" w:space="0" w:color="auto"/>
        <w:left w:val="none" w:sz="0" w:space="0" w:color="auto"/>
        <w:bottom w:val="none" w:sz="0" w:space="0" w:color="auto"/>
        <w:right w:val="none" w:sz="0" w:space="0" w:color="auto"/>
      </w:divBdr>
    </w:div>
    <w:div w:id="1997225873">
      <w:bodyDiv w:val="1"/>
      <w:marLeft w:val="0"/>
      <w:marRight w:val="0"/>
      <w:marTop w:val="0"/>
      <w:marBottom w:val="0"/>
      <w:divBdr>
        <w:top w:val="none" w:sz="0" w:space="0" w:color="auto"/>
        <w:left w:val="none" w:sz="0" w:space="0" w:color="auto"/>
        <w:bottom w:val="none" w:sz="0" w:space="0" w:color="auto"/>
        <w:right w:val="none" w:sz="0" w:space="0" w:color="auto"/>
      </w:divBdr>
    </w:div>
    <w:div w:id="2020621559">
      <w:bodyDiv w:val="1"/>
      <w:marLeft w:val="0"/>
      <w:marRight w:val="0"/>
      <w:marTop w:val="0"/>
      <w:marBottom w:val="0"/>
      <w:divBdr>
        <w:top w:val="none" w:sz="0" w:space="0" w:color="auto"/>
        <w:left w:val="none" w:sz="0" w:space="0" w:color="auto"/>
        <w:bottom w:val="none" w:sz="0" w:space="0" w:color="auto"/>
        <w:right w:val="none" w:sz="0" w:space="0" w:color="auto"/>
      </w:divBdr>
    </w:div>
    <w:div w:id="2070809711">
      <w:bodyDiv w:val="1"/>
      <w:marLeft w:val="0"/>
      <w:marRight w:val="0"/>
      <w:marTop w:val="0"/>
      <w:marBottom w:val="0"/>
      <w:divBdr>
        <w:top w:val="none" w:sz="0" w:space="0" w:color="auto"/>
        <w:left w:val="none" w:sz="0" w:space="0" w:color="auto"/>
        <w:bottom w:val="none" w:sz="0" w:space="0" w:color="auto"/>
        <w:right w:val="none" w:sz="0" w:space="0" w:color="auto"/>
      </w:divBdr>
    </w:div>
    <w:div w:id="2090956581">
      <w:bodyDiv w:val="1"/>
      <w:marLeft w:val="0"/>
      <w:marRight w:val="0"/>
      <w:marTop w:val="0"/>
      <w:marBottom w:val="0"/>
      <w:divBdr>
        <w:top w:val="none" w:sz="0" w:space="0" w:color="auto"/>
        <w:left w:val="none" w:sz="0" w:space="0" w:color="auto"/>
        <w:bottom w:val="none" w:sz="0" w:space="0" w:color="auto"/>
        <w:right w:val="none" w:sz="0" w:space="0" w:color="auto"/>
      </w:divBdr>
    </w:div>
    <w:div w:id="2111460828">
      <w:bodyDiv w:val="1"/>
      <w:marLeft w:val="0"/>
      <w:marRight w:val="0"/>
      <w:marTop w:val="0"/>
      <w:marBottom w:val="0"/>
      <w:divBdr>
        <w:top w:val="none" w:sz="0" w:space="0" w:color="auto"/>
        <w:left w:val="none" w:sz="0" w:space="0" w:color="auto"/>
        <w:bottom w:val="none" w:sz="0" w:space="0" w:color="auto"/>
        <w:right w:val="none" w:sz="0" w:space="0" w:color="auto"/>
      </w:divBdr>
    </w:div>
    <w:div w:id="21268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yperlink" Target="https://amap.movingcause.org/" TargetMode="External"/><Relationship Id="rId23" Type="http://schemas.openxmlformats.org/officeDocument/2006/relationships/image" Target="media/image8.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974B8F12D44E7583896DA2C1D6A821"/>
        <w:category>
          <w:name w:val="General"/>
          <w:gallery w:val="placeholder"/>
        </w:category>
        <w:types>
          <w:type w:val="bbPlcHdr"/>
        </w:types>
        <w:behaviors>
          <w:behavior w:val="content"/>
        </w:behaviors>
        <w:guid w:val="{6B52C412-A245-457B-BA33-82AA1B1E6B1A}"/>
      </w:docPartPr>
      <w:docPartBody>
        <w:p w:rsidR="00C66984" w:rsidRDefault="00C2425B" w:rsidP="00C2425B">
          <w:pPr>
            <w:pStyle w:val="2F974B8F12D44E7583896DA2C1D6A821"/>
          </w:pPr>
          <w:r>
            <w:rPr>
              <w:rFonts w:asciiTheme="majorHAnsi" w:eastAsiaTheme="majorEastAsia" w:hAnsiTheme="majorHAnsi" w:cstheme="majorBidi"/>
              <w:color w:val="0F476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A22"/>
    <w:rsid w:val="00053D83"/>
    <w:rsid w:val="000C0FFA"/>
    <w:rsid w:val="00246E7C"/>
    <w:rsid w:val="002C4B04"/>
    <w:rsid w:val="003A0408"/>
    <w:rsid w:val="003A6F7D"/>
    <w:rsid w:val="003F220D"/>
    <w:rsid w:val="0048549B"/>
    <w:rsid w:val="005663E2"/>
    <w:rsid w:val="00570FC1"/>
    <w:rsid w:val="005936EA"/>
    <w:rsid w:val="005F09CF"/>
    <w:rsid w:val="006516A0"/>
    <w:rsid w:val="006E7421"/>
    <w:rsid w:val="00700193"/>
    <w:rsid w:val="007D01F6"/>
    <w:rsid w:val="008C3BCC"/>
    <w:rsid w:val="00954A22"/>
    <w:rsid w:val="009F6D80"/>
    <w:rsid w:val="00A26D14"/>
    <w:rsid w:val="00A31239"/>
    <w:rsid w:val="00AB6A67"/>
    <w:rsid w:val="00BE1020"/>
    <w:rsid w:val="00C2425B"/>
    <w:rsid w:val="00C25180"/>
    <w:rsid w:val="00C66984"/>
    <w:rsid w:val="00D14B81"/>
    <w:rsid w:val="00D20676"/>
    <w:rsid w:val="00DA719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F974B8F12D44E7583896DA2C1D6A821">
    <w:name w:val="2F974B8F12D44E7583896DA2C1D6A821"/>
    <w:rsid w:val="00C242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8a72731b-492a-429a-bb88-5b46da9ffc0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3BFFA73DC8B3479A06701E4E93C4C2" ma:contentTypeVersion="10" ma:contentTypeDescription="Create a new document." ma:contentTypeScope="" ma:versionID="d56c9f6e850995776c31812e5a19f4a7">
  <xsd:schema xmlns:xsd="http://www.w3.org/2001/XMLSchema" xmlns:xs="http://www.w3.org/2001/XMLSchema" xmlns:p="http://schemas.microsoft.com/office/2006/metadata/properties" xmlns:ns3="8a72731b-492a-429a-bb88-5b46da9ffc08" targetNamespace="http://schemas.microsoft.com/office/2006/metadata/properties" ma:root="true" ma:fieldsID="c02dfa40e5011b3d97efc3920305ce28" ns3:_="">
    <xsd:import namespace="8a72731b-492a-429a-bb88-5b46da9ffc0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2731b-492a-429a-bb88-5b46da9ffc0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9B36B0-688D-4E99-BE2B-1F10CA3DF1C1}">
  <ds:schemaRefs>
    <ds:schemaRef ds:uri="http://schemas.microsoft.com/office/2006/metadata/properties"/>
    <ds:schemaRef ds:uri="http://schemas.microsoft.com/office/infopath/2007/PartnerControls"/>
    <ds:schemaRef ds:uri="8a72731b-492a-429a-bb88-5b46da9ffc08"/>
  </ds:schemaRefs>
</ds:datastoreItem>
</file>

<file path=customXml/itemProps3.xml><?xml version="1.0" encoding="utf-8"?>
<ds:datastoreItem xmlns:ds="http://schemas.openxmlformats.org/officeDocument/2006/customXml" ds:itemID="{9F86C1D3-7D8A-4E7E-A345-02BAF19CDF30}">
  <ds:schemaRefs>
    <ds:schemaRef ds:uri="http://schemas.microsoft.com/sharepoint/v3/contenttype/forms"/>
  </ds:schemaRefs>
</ds:datastoreItem>
</file>

<file path=customXml/itemProps4.xml><?xml version="1.0" encoding="utf-8"?>
<ds:datastoreItem xmlns:ds="http://schemas.openxmlformats.org/officeDocument/2006/customXml" ds:itemID="{70317F21-304B-476D-9690-B856A97921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2731b-492a-429a-bb88-5b46da9ffc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4EEBBAC-EDE9-4141-87ED-2785F53AF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(color).dotx</Template>
  <TotalTime>2</TotalTime>
  <Pages>1</Pages>
  <Words>11845</Words>
  <Characters>67522</Characters>
  <Application>Microsoft Office Word</Application>
  <DocSecurity>0</DocSecurity>
  <Lines>562</Lines>
  <Paragraphs>158</Paragraphs>
  <ScaleCrop>false</ScaleCrop>
  <Company/>
  <LinksUpToDate>false</LinksUpToDate>
  <CharactersWithSpaces>79209</CharactersWithSpaces>
  <SharedDoc>false</SharedDoc>
  <HLinks>
    <vt:vector size="552" baseType="variant">
      <vt:variant>
        <vt:i4>131137</vt:i4>
      </vt:variant>
      <vt:variant>
        <vt:i4>552</vt:i4>
      </vt:variant>
      <vt:variant>
        <vt:i4>0</vt:i4>
      </vt:variant>
      <vt:variant>
        <vt:i4>5</vt:i4>
      </vt:variant>
      <vt:variant>
        <vt:lpwstr>https://amap.movingcause.org/</vt:lpwstr>
      </vt:variant>
      <vt:variant>
        <vt:lpwstr/>
      </vt:variant>
      <vt:variant>
        <vt:i4>1900605</vt:i4>
      </vt:variant>
      <vt:variant>
        <vt:i4>542</vt:i4>
      </vt:variant>
      <vt:variant>
        <vt:i4>0</vt:i4>
      </vt:variant>
      <vt:variant>
        <vt:i4>5</vt:i4>
      </vt:variant>
      <vt:variant>
        <vt:lpwstr/>
      </vt:variant>
      <vt:variant>
        <vt:lpwstr>_Toc182172913</vt:lpwstr>
      </vt:variant>
      <vt:variant>
        <vt:i4>1900605</vt:i4>
      </vt:variant>
      <vt:variant>
        <vt:i4>536</vt:i4>
      </vt:variant>
      <vt:variant>
        <vt:i4>0</vt:i4>
      </vt:variant>
      <vt:variant>
        <vt:i4>5</vt:i4>
      </vt:variant>
      <vt:variant>
        <vt:lpwstr/>
      </vt:variant>
      <vt:variant>
        <vt:lpwstr>_Toc182172912</vt:lpwstr>
      </vt:variant>
      <vt:variant>
        <vt:i4>1900605</vt:i4>
      </vt:variant>
      <vt:variant>
        <vt:i4>530</vt:i4>
      </vt:variant>
      <vt:variant>
        <vt:i4>0</vt:i4>
      </vt:variant>
      <vt:variant>
        <vt:i4>5</vt:i4>
      </vt:variant>
      <vt:variant>
        <vt:lpwstr/>
      </vt:variant>
      <vt:variant>
        <vt:lpwstr>_Toc182172911</vt:lpwstr>
      </vt:variant>
      <vt:variant>
        <vt:i4>1900605</vt:i4>
      </vt:variant>
      <vt:variant>
        <vt:i4>524</vt:i4>
      </vt:variant>
      <vt:variant>
        <vt:i4>0</vt:i4>
      </vt:variant>
      <vt:variant>
        <vt:i4>5</vt:i4>
      </vt:variant>
      <vt:variant>
        <vt:lpwstr/>
      </vt:variant>
      <vt:variant>
        <vt:lpwstr>_Toc182172910</vt:lpwstr>
      </vt:variant>
      <vt:variant>
        <vt:i4>1835069</vt:i4>
      </vt:variant>
      <vt:variant>
        <vt:i4>518</vt:i4>
      </vt:variant>
      <vt:variant>
        <vt:i4>0</vt:i4>
      </vt:variant>
      <vt:variant>
        <vt:i4>5</vt:i4>
      </vt:variant>
      <vt:variant>
        <vt:lpwstr/>
      </vt:variant>
      <vt:variant>
        <vt:lpwstr>_Toc182172909</vt:lpwstr>
      </vt:variant>
      <vt:variant>
        <vt:i4>1835069</vt:i4>
      </vt:variant>
      <vt:variant>
        <vt:i4>512</vt:i4>
      </vt:variant>
      <vt:variant>
        <vt:i4>0</vt:i4>
      </vt:variant>
      <vt:variant>
        <vt:i4>5</vt:i4>
      </vt:variant>
      <vt:variant>
        <vt:lpwstr/>
      </vt:variant>
      <vt:variant>
        <vt:lpwstr>_Toc182172908</vt:lpwstr>
      </vt:variant>
      <vt:variant>
        <vt:i4>1835069</vt:i4>
      </vt:variant>
      <vt:variant>
        <vt:i4>506</vt:i4>
      </vt:variant>
      <vt:variant>
        <vt:i4>0</vt:i4>
      </vt:variant>
      <vt:variant>
        <vt:i4>5</vt:i4>
      </vt:variant>
      <vt:variant>
        <vt:lpwstr/>
      </vt:variant>
      <vt:variant>
        <vt:lpwstr>_Toc182172907</vt:lpwstr>
      </vt:variant>
      <vt:variant>
        <vt:i4>1835069</vt:i4>
      </vt:variant>
      <vt:variant>
        <vt:i4>500</vt:i4>
      </vt:variant>
      <vt:variant>
        <vt:i4>0</vt:i4>
      </vt:variant>
      <vt:variant>
        <vt:i4>5</vt:i4>
      </vt:variant>
      <vt:variant>
        <vt:lpwstr/>
      </vt:variant>
      <vt:variant>
        <vt:lpwstr>_Toc182172906</vt:lpwstr>
      </vt:variant>
      <vt:variant>
        <vt:i4>1835069</vt:i4>
      </vt:variant>
      <vt:variant>
        <vt:i4>494</vt:i4>
      </vt:variant>
      <vt:variant>
        <vt:i4>0</vt:i4>
      </vt:variant>
      <vt:variant>
        <vt:i4>5</vt:i4>
      </vt:variant>
      <vt:variant>
        <vt:lpwstr/>
      </vt:variant>
      <vt:variant>
        <vt:lpwstr>_Toc182172905</vt:lpwstr>
      </vt:variant>
      <vt:variant>
        <vt:i4>1835069</vt:i4>
      </vt:variant>
      <vt:variant>
        <vt:i4>488</vt:i4>
      </vt:variant>
      <vt:variant>
        <vt:i4>0</vt:i4>
      </vt:variant>
      <vt:variant>
        <vt:i4>5</vt:i4>
      </vt:variant>
      <vt:variant>
        <vt:lpwstr/>
      </vt:variant>
      <vt:variant>
        <vt:lpwstr>_Toc182172904</vt:lpwstr>
      </vt:variant>
      <vt:variant>
        <vt:i4>1835069</vt:i4>
      </vt:variant>
      <vt:variant>
        <vt:i4>482</vt:i4>
      </vt:variant>
      <vt:variant>
        <vt:i4>0</vt:i4>
      </vt:variant>
      <vt:variant>
        <vt:i4>5</vt:i4>
      </vt:variant>
      <vt:variant>
        <vt:lpwstr/>
      </vt:variant>
      <vt:variant>
        <vt:lpwstr>_Toc182172903</vt:lpwstr>
      </vt:variant>
      <vt:variant>
        <vt:i4>1835069</vt:i4>
      </vt:variant>
      <vt:variant>
        <vt:i4>476</vt:i4>
      </vt:variant>
      <vt:variant>
        <vt:i4>0</vt:i4>
      </vt:variant>
      <vt:variant>
        <vt:i4>5</vt:i4>
      </vt:variant>
      <vt:variant>
        <vt:lpwstr/>
      </vt:variant>
      <vt:variant>
        <vt:lpwstr>_Toc182172902</vt:lpwstr>
      </vt:variant>
      <vt:variant>
        <vt:i4>1835069</vt:i4>
      </vt:variant>
      <vt:variant>
        <vt:i4>470</vt:i4>
      </vt:variant>
      <vt:variant>
        <vt:i4>0</vt:i4>
      </vt:variant>
      <vt:variant>
        <vt:i4>5</vt:i4>
      </vt:variant>
      <vt:variant>
        <vt:lpwstr/>
      </vt:variant>
      <vt:variant>
        <vt:lpwstr>_Toc182172901</vt:lpwstr>
      </vt:variant>
      <vt:variant>
        <vt:i4>1835069</vt:i4>
      </vt:variant>
      <vt:variant>
        <vt:i4>464</vt:i4>
      </vt:variant>
      <vt:variant>
        <vt:i4>0</vt:i4>
      </vt:variant>
      <vt:variant>
        <vt:i4>5</vt:i4>
      </vt:variant>
      <vt:variant>
        <vt:lpwstr/>
      </vt:variant>
      <vt:variant>
        <vt:lpwstr>_Toc182172900</vt:lpwstr>
      </vt:variant>
      <vt:variant>
        <vt:i4>1376316</vt:i4>
      </vt:variant>
      <vt:variant>
        <vt:i4>458</vt:i4>
      </vt:variant>
      <vt:variant>
        <vt:i4>0</vt:i4>
      </vt:variant>
      <vt:variant>
        <vt:i4>5</vt:i4>
      </vt:variant>
      <vt:variant>
        <vt:lpwstr/>
      </vt:variant>
      <vt:variant>
        <vt:lpwstr>_Toc182172899</vt:lpwstr>
      </vt:variant>
      <vt:variant>
        <vt:i4>1376316</vt:i4>
      </vt:variant>
      <vt:variant>
        <vt:i4>452</vt:i4>
      </vt:variant>
      <vt:variant>
        <vt:i4>0</vt:i4>
      </vt:variant>
      <vt:variant>
        <vt:i4>5</vt:i4>
      </vt:variant>
      <vt:variant>
        <vt:lpwstr/>
      </vt:variant>
      <vt:variant>
        <vt:lpwstr>_Toc182172898</vt:lpwstr>
      </vt:variant>
      <vt:variant>
        <vt:i4>1376316</vt:i4>
      </vt:variant>
      <vt:variant>
        <vt:i4>446</vt:i4>
      </vt:variant>
      <vt:variant>
        <vt:i4>0</vt:i4>
      </vt:variant>
      <vt:variant>
        <vt:i4>5</vt:i4>
      </vt:variant>
      <vt:variant>
        <vt:lpwstr/>
      </vt:variant>
      <vt:variant>
        <vt:lpwstr>_Toc182172897</vt:lpwstr>
      </vt:variant>
      <vt:variant>
        <vt:i4>1376316</vt:i4>
      </vt:variant>
      <vt:variant>
        <vt:i4>440</vt:i4>
      </vt:variant>
      <vt:variant>
        <vt:i4>0</vt:i4>
      </vt:variant>
      <vt:variant>
        <vt:i4>5</vt:i4>
      </vt:variant>
      <vt:variant>
        <vt:lpwstr/>
      </vt:variant>
      <vt:variant>
        <vt:lpwstr>_Toc182172896</vt:lpwstr>
      </vt:variant>
      <vt:variant>
        <vt:i4>1376316</vt:i4>
      </vt:variant>
      <vt:variant>
        <vt:i4>434</vt:i4>
      </vt:variant>
      <vt:variant>
        <vt:i4>0</vt:i4>
      </vt:variant>
      <vt:variant>
        <vt:i4>5</vt:i4>
      </vt:variant>
      <vt:variant>
        <vt:lpwstr/>
      </vt:variant>
      <vt:variant>
        <vt:lpwstr>_Toc182172895</vt:lpwstr>
      </vt:variant>
      <vt:variant>
        <vt:i4>1376316</vt:i4>
      </vt:variant>
      <vt:variant>
        <vt:i4>428</vt:i4>
      </vt:variant>
      <vt:variant>
        <vt:i4>0</vt:i4>
      </vt:variant>
      <vt:variant>
        <vt:i4>5</vt:i4>
      </vt:variant>
      <vt:variant>
        <vt:lpwstr/>
      </vt:variant>
      <vt:variant>
        <vt:lpwstr>_Toc182172894</vt:lpwstr>
      </vt:variant>
      <vt:variant>
        <vt:i4>1376316</vt:i4>
      </vt:variant>
      <vt:variant>
        <vt:i4>422</vt:i4>
      </vt:variant>
      <vt:variant>
        <vt:i4>0</vt:i4>
      </vt:variant>
      <vt:variant>
        <vt:i4>5</vt:i4>
      </vt:variant>
      <vt:variant>
        <vt:lpwstr/>
      </vt:variant>
      <vt:variant>
        <vt:lpwstr>_Toc182172893</vt:lpwstr>
      </vt:variant>
      <vt:variant>
        <vt:i4>1376316</vt:i4>
      </vt:variant>
      <vt:variant>
        <vt:i4>416</vt:i4>
      </vt:variant>
      <vt:variant>
        <vt:i4>0</vt:i4>
      </vt:variant>
      <vt:variant>
        <vt:i4>5</vt:i4>
      </vt:variant>
      <vt:variant>
        <vt:lpwstr/>
      </vt:variant>
      <vt:variant>
        <vt:lpwstr>_Toc182172892</vt:lpwstr>
      </vt:variant>
      <vt:variant>
        <vt:i4>1376316</vt:i4>
      </vt:variant>
      <vt:variant>
        <vt:i4>410</vt:i4>
      </vt:variant>
      <vt:variant>
        <vt:i4>0</vt:i4>
      </vt:variant>
      <vt:variant>
        <vt:i4>5</vt:i4>
      </vt:variant>
      <vt:variant>
        <vt:lpwstr/>
      </vt:variant>
      <vt:variant>
        <vt:lpwstr>_Toc182172891</vt:lpwstr>
      </vt:variant>
      <vt:variant>
        <vt:i4>1376316</vt:i4>
      </vt:variant>
      <vt:variant>
        <vt:i4>404</vt:i4>
      </vt:variant>
      <vt:variant>
        <vt:i4>0</vt:i4>
      </vt:variant>
      <vt:variant>
        <vt:i4>5</vt:i4>
      </vt:variant>
      <vt:variant>
        <vt:lpwstr/>
      </vt:variant>
      <vt:variant>
        <vt:lpwstr>_Toc182172890</vt:lpwstr>
      </vt:variant>
      <vt:variant>
        <vt:i4>1310780</vt:i4>
      </vt:variant>
      <vt:variant>
        <vt:i4>398</vt:i4>
      </vt:variant>
      <vt:variant>
        <vt:i4>0</vt:i4>
      </vt:variant>
      <vt:variant>
        <vt:i4>5</vt:i4>
      </vt:variant>
      <vt:variant>
        <vt:lpwstr/>
      </vt:variant>
      <vt:variant>
        <vt:lpwstr>_Toc182172889</vt:lpwstr>
      </vt:variant>
      <vt:variant>
        <vt:i4>1310780</vt:i4>
      </vt:variant>
      <vt:variant>
        <vt:i4>392</vt:i4>
      </vt:variant>
      <vt:variant>
        <vt:i4>0</vt:i4>
      </vt:variant>
      <vt:variant>
        <vt:i4>5</vt:i4>
      </vt:variant>
      <vt:variant>
        <vt:lpwstr/>
      </vt:variant>
      <vt:variant>
        <vt:lpwstr>_Toc182172888</vt:lpwstr>
      </vt:variant>
      <vt:variant>
        <vt:i4>1310780</vt:i4>
      </vt:variant>
      <vt:variant>
        <vt:i4>386</vt:i4>
      </vt:variant>
      <vt:variant>
        <vt:i4>0</vt:i4>
      </vt:variant>
      <vt:variant>
        <vt:i4>5</vt:i4>
      </vt:variant>
      <vt:variant>
        <vt:lpwstr/>
      </vt:variant>
      <vt:variant>
        <vt:lpwstr>_Toc182172887</vt:lpwstr>
      </vt:variant>
      <vt:variant>
        <vt:i4>1310780</vt:i4>
      </vt:variant>
      <vt:variant>
        <vt:i4>380</vt:i4>
      </vt:variant>
      <vt:variant>
        <vt:i4>0</vt:i4>
      </vt:variant>
      <vt:variant>
        <vt:i4>5</vt:i4>
      </vt:variant>
      <vt:variant>
        <vt:lpwstr/>
      </vt:variant>
      <vt:variant>
        <vt:lpwstr>_Toc182172886</vt:lpwstr>
      </vt:variant>
      <vt:variant>
        <vt:i4>1310780</vt:i4>
      </vt:variant>
      <vt:variant>
        <vt:i4>374</vt:i4>
      </vt:variant>
      <vt:variant>
        <vt:i4>0</vt:i4>
      </vt:variant>
      <vt:variant>
        <vt:i4>5</vt:i4>
      </vt:variant>
      <vt:variant>
        <vt:lpwstr/>
      </vt:variant>
      <vt:variant>
        <vt:lpwstr>_Toc182172885</vt:lpwstr>
      </vt:variant>
      <vt:variant>
        <vt:i4>1310780</vt:i4>
      </vt:variant>
      <vt:variant>
        <vt:i4>368</vt:i4>
      </vt:variant>
      <vt:variant>
        <vt:i4>0</vt:i4>
      </vt:variant>
      <vt:variant>
        <vt:i4>5</vt:i4>
      </vt:variant>
      <vt:variant>
        <vt:lpwstr/>
      </vt:variant>
      <vt:variant>
        <vt:lpwstr>_Toc182172884</vt:lpwstr>
      </vt:variant>
      <vt:variant>
        <vt:i4>1310780</vt:i4>
      </vt:variant>
      <vt:variant>
        <vt:i4>362</vt:i4>
      </vt:variant>
      <vt:variant>
        <vt:i4>0</vt:i4>
      </vt:variant>
      <vt:variant>
        <vt:i4>5</vt:i4>
      </vt:variant>
      <vt:variant>
        <vt:lpwstr/>
      </vt:variant>
      <vt:variant>
        <vt:lpwstr>_Toc182172883</vt:lpwstr>
      </vt:variant>
      <vt:variant>
        <vt:i4>1310780</vt:i4>
      </vt:variant>
      <vt:variant>
        <vt:i4>356</vt:i4>
      </vt:variant>
      <vt:variant>
        <vt:i4>0</vt:i4>
      </vt:variant>
      <vt:variant>
        <vt:i4>5</vt:i4>
      </vt:variant>
      <vt:variant>
        <vt:lpwstr/>
      </vt:variant>
      <vt:variant>
        <vt:lpwstr>_Toc182172882</vt:lpwstr>
      </vt:variant>
      <vt:variant>
        <vt:i4>1310780</vt:i4>
      </vt:variant>
      <vt:variant>
        <vt:i4>350</vt:i4>
      </vt:variant>
      <vt:variant>
        <vt:i4>0</vt:i4>
      </vt:variant>
      <vt:variant>
        <vt:i4>5</vt:i4>
      </vt:variant>
      <vt:variant>
        <vt:lpwstr/>
      </vt:variant>
      <vt:variant>
        <vt:lpwstr>_Toc182172881</vt:lpwstr>
      </vt:variant>
      <vt:variant>
        <vt:i4>1310780</vt:i4>
      </vt:variant>
      <vt:variant>
        <vt:i4>344</vt:i4>
      </vt:variant>
      <vt:variant>
        <vt:i4>0</vt:i4>
      </vt:variant>
      <vt:variant>
        <vt:i4>5</vt:i4>
      </vt:variant>
      <vt:variant>
        <vt:lpwstr/>
      </vt:variant>
      <vt:variant>
        <vt:lpwstr>_Toc182172880</vt:lpwstr>
      </vt:variant>
      <vt:variant>
        <vt:i4>1769532</vt:i4>
      </vt:variant>
      <vt:variant>
        <vt:i4>338</vt:i4>
      </vt:variant>
      <vt:variant>
        <vt:i4>0</vt:i4>
      </vt:variant>
      <vt:variant>
        <vt:i4>5</vt:i4>
      </vt:variant>
      <vt:variant>
        <vt:lpwstr/>
      </vt:variant>
      <vt:variant>
        <vt:lpwstr>_Toc182172879</vt:lpwstr>
      </vt:variant>
      <vt:variant>
        <vt:i4>1769532</vt:i4>
      </vt:variant>
      <vt:variant>
        <vt:i4>332</vt:i4>
      </vt:variant>
      <vt:variant>
        <vt:i4>0</vt:i4>
      </vt:variant>
      <vt:variant>
        <vt:i4>5</vt:i4>
      </vt:variant>
      <vt:variant>
        <vt:lpwstr/>
      </vt:variant>
      <vt:variant>
        <vt:lpwstr>_Toc182172878</vt:lpwstr>
      </vt:variant>
      <vt:variant>
        <vt:i4>1769532</vt:i4>
      </vt:variant>
      <vt:variant>
        <vt:i4>326</vt:i4>
      </vt:variant>
      <vt:variant>
        <vt:i4>0</vt:i4>
      </vt:variant>
      <vt:variant>
        <vt:i4>5</vt:i4>
      </vt:variant>
      <vt:variant>
        <vt:lpwstr/>
      </vt:variant>
      <vt:variant>
        <vt:lpwstr>_Toc182172877</vt:lpwstr>
      </vt:variant>
      <vt:variant>
        <vt:i4>1769532</vt:i4>
      </vt:variant>
      <vt:variant>
        <vt:i4>320</vt:i4>
      </vt:variant>
      <vt:variant>
        <vt:i4>0</vt:i4>
      </vt:variant>
      <vt:variant>
        <vt:i4>5</vt:i4>
      </vt:variant>
      <vt:variant>
        <vt:lpwstr/>
      </vt:variant>
      <vt:variant>
        <vt:lpwstr>_Toc182172876</vt:lpwstr>
      </vt:variant>
      <vt:variant>
        <vt:i4>1769532</vt:i4>
      </vt:variant>
      <vt:variant>
        <vt:i4>314</vt:i4>
      </vt:variant>
      <vt:variant>
        <vt:i4>0</vt:i4>
      </vt:variant>
      <vt:variant>
        <vt:i4>5</vt:i4>
      </vt:variant>
      <vt:variant>
        <vt:lpwstr/>
      </vt:variant>
      <vt:variant>
        <vt:lpwstr>_Toc182172875</vt:lpwstr>
      </vt:variant>
      <vt:variant>
        <vt:i4>1769532</vt:i4>
      </vt:variant>
      <vt:variant>
        <vt:i4>308</vt:i4>
      </vt:variant>
      <vt:variant>
        <vt:i4>0</vt:i4>
      </vt:variant>
      <vt:variant>
        <vt:i4>5</vt:i4>
      </vt:variant>
      <vt:variant>
        <vt:lpwstr/>
      </vt:variant>
      <vt:variant>
        <vt:lpwstr>_Toc182172874</vt:lpwstr>
      </vt:variant>
      <vt:variant>
        <vt:i4>1769532</vt:i4>
      </vt:variant>
      <vt:variant>
        <vt:i4>302</vt:i4>
      </vt:variant>
      <vt:variant>
        <vt:i4>0</vt:i4>
      </vt:variant>
      <vt:variant>
        <vt:i4>5</vt:i4>
      </vt:variant>
      <vt:variant>
        <vt:lpwstr/>
      </vt:variant>
      <vt:variant>
        <vt:lpwstr>_Toc182172873</vt:lpwstr>
      </vt:variant>
      <vt:variant>
        <vt:i4>1769532</vt:i4>
      </vt:variant>
      <vt:variant>
        <vt:i4>296</vt:i4>
      </vt:variant>
      <vt:variant>
        <vt:i4>0</vt:i4>
      </vt:variant>
      <vt:variant>
        <vt:i4>5</vt:i4>
      </vt:variant>
      <vt:variant>
        <vt:lpwstr/>
      </vt:variant>
      <vt:variant>
        <vt:lpwstr>_Toc182172872</vt:lpwstr>
      </vt:variant>
      <vt:variant>
        <vt:i4>1769532</vt:i4>
      </vt:variant>
      <vt:variant>
        <vt:i4>290</vt:i4>
      </vt:variant>
      <vt:variant>
        <vt:i4>0</vt:i4>
      </vt:variant>
      <vt:variant>
        <vt:i4>5</vt:i4>
      </vt:variant>
      <vt:variant>
        <vt:lpwstr/>
      </vt:variant>
      <vt:variant>
        <vt:lpwstr>_Toc182172871</vt:lpwstr>
      </vt:variant>
      <vt:variant>
        <vt:i4>1769532</vt:i4>
      </vt:variant>
      <vt:variant>
        <vt:i4>284</vt:i4>
      </vt:variant>
      <vt:variant>
        <vt:i4>0</vt:i4>
      </vt:variant>
      <vt:variant>
        <vt:i4>5</vt:i4>
      </vt:variant>
      <vt:variant>
        <vt:lpwstr/>
      </vt:variant>
      <vt:variant>
        <vt:lpwstr>_Toc182172870</vt:lpwstr>
      </vt:variant>
      <vt:variant>
        <vt:i4>1703996</vt:i4>
      </vt:variant>
      <vt:variant>
        <vt:i4>278</vt:i4>
      </vt:variant>
      <vt:variant>
        <vt:i4>0</vt:i4>
      </vt:variant>
      <vt:variant>
        <vt:i4>5</vt:i4>
      </vt:variant>
      <vt:variant>
        <vt:lpwstr/>
      </vt:variant>
      <vt:variant>
        <vt:lpwstr>_Toc182172869</vt:lpwstr>
      </vt:variant>
      <vt:variant>
        <vt:i4>1703996</vt:i4>
      </vt:variant>
      <vt:variant>
        <vt:i4>272</vt:i4>
      </vt:variant>
      <vt:variant>
        <vt:i4>0</vt:i4>
      </vt:variant>
      <vt:variant>
        <vt:i4>5</vt:i4>
      </vt:variant>
      <vt:variant>
        <vt:lpwstr/>
      </vt:variant>
      <vt:variant>
        <vt:lpwstr>_Toc182172868</vt:lpwstr>
      </vt:variant>
      <vt:variant>
        <vt:i4>1703996</vt:i4>
      </vt:variant>
      <vt:variant>
        <vt:i4>266</vt:i4>
      </vt:variant>
      <vt:variant>
        <vt:i4>0</vt:i4>
      </vt:variant>
      <vt:variant>
        <vt:i4>5</vt:i4>
      </vt:variant>
      <vt:variant>
        <vt:lpwstr/>
      </vt:variant>
      <vt:variant>
        <vt:lpwstr>_Toc182172867</vt:lpwstr>
      </vt:variant>
      <vt:variant>
        <vt:i4>1703996</vt:i4>
      </vt:variant>
      <vt:variant>
        <vt:i4>260</vt:i4>
      </vt:variant>
      <vt:variant>
        <vt:i4>0</vt:i4>
      </vt:variant>
      <vt:variant>
        <vt:i4>5</vt:i4>
      </vt:variant>
      <vt:variant>
        <vt:lpwstr/>
      </vt:variant>
      <vt:variant>
        <vt:lpwstr>_Toc182172866</vt:lpwstr>
      </vt:variant>
      <vt:variant>
        <vt:i4>1703996</vt:i4>
      </vt:variant>
      <vt:variant>
        <vt:i4>254</vt:i4>
      </vt:variant>
      <vt:variant>
        <vt:i4>0</vt:i4>
      </vt:variant>
      <vt:variant>
        <vt:i4>5</vt:i4>
      </vt:variant>
      <vt:variant>
        <vt:lpwstr/>
      </vt:variant>
      <vt:variant>
        <vt:lpwstr>_Toc182172865</vt:lpwstr>
      </vt:variant>
      <vt:variant>
        <vt:i4>1703996</vt:i4>
      </vt:variant>
      <vt:variant>
        <vt:i4>248</vt:i4>
      </vt:variant>
      <vt:variant>
        <vt:i4>0</vt:i4>
      </vt:variant>
      <vt:variant>
        <vt:i4>5</vt:i4>
      </vt:variant>
      <vt:variant>
        <vt:lpwstr/>
      </vt:variant>
      <vt:variant>
        <vt:lpwstr>_Toc182172864</vt:lpwstr>
      </vt:variant>
      <vt:variant>
        <vt:i4>1703996</vt:i4>
      </vt:variant>
      <vt:variant>
        <vt:i4>242</vt:i4>
      </vt:variant>
      <vt:variant>
        <vt:i4>0</vt:i4>
      </vt:variant>
      <vt:variant>
        <vt:i4>5</vt:i4>
      </vt:variant>
      <vt:variant>
        <vt:lpwstr/>
      </vt:variant>
      <vt:variant>
        <vt:lpwstr>_Toc182172863</vt:lpwstr>
      </vt:variant>
      <vt:variant>
        <vt:i4>1703996</vt:i4>
      </vt:variant>
      <vt:variant>
        <vt:i4>236</vt:i4>
      </vt:variant>
      <vt:variant>
        <vt:i4>0</vt:i4>
      </vt:variant>
      <vt:variant>
        <vt:i4>5</vt:i4>
      </vt:variant>
      <vt:variant>
        <vt:lpwstr/>
      </vt:variant>
      <vt:variant>
        <vt:lpwstr>_Toc182172862</vt:lpwstr>
      </vt:variant>
      <vt:variant>
        <vt:i4>1703996</vt:i4>
      </vt:variant>
      <vt:variant>
        <vt:i4>230</vt:i4>
      </vt:variant>
      <vt:variant>
        <vt:i4>0</vt:i4>
      </vt:variant>
      <vt:variant>
        <vt:i4>5</vt:i4>
      </vt:variant>
      <vt:variant>
        <vt:lpwstr/>
      </vt:variant>
      <vt:variant>
        <vt:lpwstr>_Toc182172861</vt:lpwstr>
      </vt:variant>
      <vt:variant>
        <vt:i4>1703996</vt:i4>
      </vt:variant>
      <vt:variant>
        <vt:i4>224</vt:i4>
      </vt:variant>
      <vt:variant>
        <vt:i4>0</vt:i4>
      </vt:variant>
      <vt:variant>
        <vt:i4>5</vt:i4>
      </vt:variant>
      <vt:variant>
        <vt:lpwstr/>
      </vt:variant>
      <vt:variant>
        <vt:lpwstr>_Toc182172860</vt:lpwstr>
      </vt:variant>
      <vt:variant>
        <vt:i4>1638460</vt:i4>
      </vt:variant>
      <vt:variant>
        <vt:i4>218</vt:i4>
      </vt:variant>
      <vt:variant>
        <vt:i4>0</vt:i4>
      </vt:variant>
      <vt:variant>
        <vt:i4>5</vt:i4>
      </vt:variant>
      <vt:variant>
        <vt:lpwstr/>
      </vt:variant>
      <vt:variant>
        <vt:lpwstr>_Toc182172859</vt:lpwstr>
      </vt:variant>
      <vt:variant>
        <vt:i4>1638460</vt:i4>
      </vt:variant>
      <vt:variant>
        <vt:i4>212</vt:i4>
      </vt:variant>
      <vt:variant>
        <vt:i4>0</vt:i4>
      </vt:variant>
      <vt:variant>
        <vt:i4>5</vt:i4>
      </vt:variant>
      <vt:variant>
        <vt:lpwstr/>
      </vt:variant>
      <vt:variant>
        <vt:lpwstr>_Toc182172858</vt:lpwstr>
      </vt:variant>
      <vt:variant>
        <vt:i4>1638460</vt:i4>
      </vt:variant>
      <vt:variant>
        <vt:i4>206</vt:i4>
      </vt:variant>
      <vt:variant>
        <vt:i4>0</vt:i4>
      </vt:variant>
      <vt:variant>
        <vt:i4>5</vt:i4>
      </vt:variant>
      <vt:variant>
        <vt:lpwstr/>
      </vt:variant>
      <vt:variant>
        <vt:lpwstr>_Toc182172857</vt:lpwstr>
      </vt:variant>
      <vt:variant>
        <vt:i4>1638460</vt:i4>
      </vt:variant>
      <vt:variant>
        <vt:i4>200</vt:i4>
      </vt:variant>
      <vt:variant>
        <vt:i4>0</vt:i4>
      </vt:variant>
      <vt:variant>
        <vt:i4>5</vt:i4>
      </vt:variant>
      <vt:variant>
        <vt:lpwstr/>
      </vt:variant>
      <vt:variant>
        <vt:lpwstr>_Toc182172856</vt:lpwstr>
      </vt:variant>
      <vt:variant>
        <vt:i4>1638460</vt:i4>
      </vt:variant>
      <vt:variant>
        <vt:i4>194</vt:i4>
      </vt:variant>
      <vt:variant>
        <vt:i4>0</vt:i4>
      </vt:variant>
      <vt:variant>
        <vt:i4>5</vt:i4>
      </vt:variant>
      <vt:variant>
        <vt:lpwstr/>
      </vt:variant>
      <vt:variant>
        <vt:lpwstr>_Toc182172855</vt:lpwstr>
      </vt:variant>
      <vt:variant>
        <vt:i4>1638460</vt:i4>
      </vt:variant>
      <vt:variant>
        <vt:i4>188</vt:i4>
      </vt:variant>
      <vt:variant>
        <vt:i4>0</vt:i4>
      </vt:variant>
      <vt:variant>
        <vt:i4>5</vt:i4>
      </vt:variant>
      <vt:variant>
        <vt:lpwstr/>
      </vt:variant>
      <vt:variant>
        <vt:lpwstr>_Toc182172854</vt:lpwstr>
      </vt:variant>
      <vt:variant>
        <vt:i4>1638460</vt:i4>
      </vt:variant>
      <vt:variant>
        <vt:i4>182</vt:i4>
      </vt:variant>
      <vt:variant>
        <vt:i4>0</vt:i4>
      </vt:variant>
      <vt:variant>
        <vt:i4>5</vt:i4>
      </vt:variant>
      <vt:variant>
        <vt:lpwstr/>
      </vt:variant>
      <vt:variant>
        <vt:lpwstr>_Toc182172853</vt:lpwstr>
      </vt:variant>
      <vt:variant>
        <vt:i4>1638460</vt:i4>
      </vt:variant>
      <vt:variant>
        <vt:i4>176</vt:i4>
      </vt:variant>
      <vt:variant>
        <vt:i4>0</vt:i4>
      </vt:variant>
      <vt:variant>
        <vt:i4>5</vt:i4>
      </vt:variant>
      <vt:variant>
        <vt:lpwstr/>
      </vt:variant>
      <vt:variant>
        <vt:lpwstr>_Toc182172852</vt:lpwstr>
      </vt:variant>
      <vt:variant>
        <vt:i4>1638460</vt:i4>
      </vt:variant>
      <vt:variant>
        <vt:i4>170</vt:i4>
      </vt:variant>
      <vt:variant>
        <vt:i4>0</vt:i4>
      </vt:variant>
      <vt:variant>
        <vt:i4>5</vt:i4>
      </vt:variant>
      <vt:variant>
        <vt:lpwstr/>
      </vt:variant>
      <vt:variant>
        <vt:lpwstr>_Toc182172851</vt:lpwstr>
      </vt:variant>
      <vt:variant>
        <vt:i4>1638460</vt:i4>
      </vt:variant>
      <vt:variant>
        <vt:i4>164</vt:i4>
      </vt:variant>
      <vt:variant>
        <vt:i4>0</vt:i4>
      </vt:variant>
      <vt:variant>
        <vt:i4>5</vt:i4>
      </vt:variant>
      <vt:variant>
        <vt:lpwstr/>
      </vt:variant>
      <vt:variant>
        <vt:lpwstr>_Toc182172850</vt:lpwstr>
      </vt:variant>
      <vt:variant>
        <vt:i4>1572924</vt:i4>
      </vt:variant>
      <vt:variant>
        <vt:i4>158</vt:i4>
      </vt:variant>
      <vt:variant>
        <vt:i4>0</vt:i4>
      </vt:variant>
      <vt:variant>
        <vt:i4>5</vt:i4>
      </vt:variant>
      <vt:variant>
        <vt:lpwstr/>
      </vt:variant>
      <vt:variant>
        <vt:lpwstr>_Toc182172849</vt:lpwstr>
      </vt:variant>
      <vt:variant>
        <vt:i4>1572924</vt:i4>
      </vt:variant>
      <vt:variant>
        <vt:i4>152</vt:i4>
      </vt:variant>
      <vt:variant>
        <vt:i4>0</vt:i4>
      </vt:variant>
      <vt:variant>
        <vt:i4>5</vt:i4>
      </vt:variant>
      <vt:variant>
        <vt:lpwstr/>
      </vt:variant>
      <vt:variant>
        <vt:lpwstr>_Toc182172848</vt:lpwstr>
      </vt:variant>
      <vt:variant>
        <vt:i4>1572924</vt:i4>
      </vt:variant>
      <vt:variant>
        <vt:i4>146</vt:i4>
      </vt:variant>
      <vt:variant>
        <vt:i4>0</vt:i4>
      </vt:variant>
      <vt:variant>
        <vt:i4>5</vt:i4>
      </vt:variant>
      <vt:variant>
        <vt:lpwstr/>
      </vt:variant>
      <vt:variant>
        <vt:lpwstr>_Toc182172847</vt:lpwstr>
      </vt:variant>
      <vt:variant>
        <vt:i4>1572924</vt:i4>
      </vt:variant>
      <vt:variant>
        <vt:i4>140</vt:i4>
      </vt:variant>
      <vt:variant>
        <vt:i4>0</vt:i4>
      </vt:variant>
      <vt:variant>
        <vt:i4>5</vt:i4>
      </vt:variant>
      <vt:variant>
        <vt:lpwstr/>
      </vt:variant>
      <vt:variant>
        <vt:lpwstr>_Toc182172846</vt:lpwstr>
      </vt:variant>
      <vt:variant>
        <vt:i4>1572924</vt:i4>
      </vt:variant>
      <vt:variant>
        <vt:i4>134</vt:i4>
      </vt:variant>
      <vt:variant>
        <vt:i4>0</vt:i4>
      </vt:variant>
      <vt:variant>
        <vt:i4>5</vt:i4>
      </vt:variant>
      <vt:variant>
        <vt:lpwstr/>
      </vt:variant>
      <vt:variant>
        <vt:lpwstr>_Toc182172845</vt:lpwstr>
      </vt:variant>
      <vt:variant>
        <vt:i4>1572924</vt:i4>
      </vt:variant>
      <vt:variant>
        <vt:i4>128</vt:i4>
      </vt:variant>
      <vt:variant>
        <vt:i4>0</vt:i4>
      </vt:variant>
      <vt:variant>
        <vt:i4>5</vt:i4>
      </vt:variant>
      <vt:variant>
        <vt:lpwstr/>
      </vt:variant>
      <vt:variant>
        <vt:lpwstr>_Toc182172844</vt:lpwstr>
      </vt:variant>
      <vt:variant>
        <vt:i4>1572924</vt:i4>
      </vt:variant>
      <vt:variant>
        <vt:i4>122</vt:i4>
      </vt:variant>
      <vt:variant>
        <vt:i4>0</vt:i4>
      </vt:variant>
      <vt:variant>
        <vt:i4>5</vt:i4>
      </vt:variant>
      <vt:variant>
        <vt:lpwstr/>
      </vt:variant>
      <vt:variant>
        <vt:lpwstr>_Toc182172843</vt:lpwstr>
      </vt:variant>
      <vt:variant>
        <vt:i4>1572924</vt:i4>
      </vt:variant>
      <vt:variant>
        <vt:i4>116</vt:i4>
      </vt:variant>
      <vt:variant>
        <vt:i4>0</vt:i4>
      </vt:variant>
      <vt:variant>
        <vt:i4>5</vt:i4>
      </vt:variant>
      <vt:variant>
        <vt:lpwstr/>
      </vt:variant>
      <vt:variant>
        <vt:lpwstr>_Toc182172842</vt:lpwstr>
      </vt:variant>
      <vt:variant>
        <vt:i4>1572924</vt:i4>
      </vt:variant>
      <vt:variant>
        <vt:i4>110</vt:i4>
      </vt:variant>
      <vt:variant>
        <vt:i4>0</vt:i4>
      </vt:variant>
      <vt:variant>
        <vt:i4>5</vt:i4>
      </vt:variant>
      <vt:variant>
        <vt:lpwstr/>
      </vt:variant>
      <vt:variant>
        <vt:lpwstr>_Toc182172841</vt:lpwstr>
      </vt:variant>
      <vt:variant>
        <vt:i4>1572924</vt:i4>
      </vt:variant>
      <vt:variant>
        <vt:i4>104</vt:i4>
      </vt:variant>
      <vt:variant>
        <vt:i4>0</vt:i4>
      </vt:variant>
      <vt:variant>
        <vt:i4>5</vt:i4>
      </vt:variant>
      <vt:variant>
        <vt:lpwstr/>
      </vt:variant>
      <vt:variant>
        <vt:lpwstr>_Toc182172840</vt:lpwstr>
      </vt:variant>
      <vt:variant>
        <vt:i4>2031676</vt:i4>
      </vt:variant>
      <vt:variant>
        <vt:i4>98</vt:i4>
      </vt:variant>
      <vt:variant>
        <vt:i4>0</vt:i4>
      </vt:variant>
      <vt:variant>
        <vt:i4>5</vt:i4>
      </vt:variant>
      <vt:variant>
        <vt:lpwstr/>
      </vt:variant>
      <vt:variant>
        <vt:lpwstr>_Toc182172839</vt:lpwstr>
      </vt:variant>
      <vt:variant>
        <vt:i4>2031676</vt:i4>
      </vt:variant>
      <vt:variant>
        <vt:i4>92</vt:i4>
      </vt:variant>
      <vt:variant>
        <vt:i4>0</vt:i4>
      </vt:variant>
      <vt:variant>
        <vt:i4>5</vt:i4>
      </vt:variant>
      <vt:variant>
        <vt:lpwstr/>
      </vt:variant>
      <vt:variant>
        <vt:lpwstr>_Toc182172838</vt:lpwstr>
      </vt:variant>
      <vt:variant>
        <vt:i4>2031676</vt:i4>
      </vt:variant>
      <vt:variant>
        <vt:i4>86</vt:i4>
      </vt:variant>
      <vt:variant>
        <vt:i4>0</vt:i4>
      </vt:variant>
      <vt:variant>
        <vt:i4>5</vt:i4>
      </vt:variant>
      <vt:variant>
        <vt:lpwstr/>
      </vt:variant>
      <vt:variant>
        <vt:lpwstr>_Toc182172837</vt:lpwstr>
      </vt:variant>
      <vt:variant>
        <vt:i4>2031676</vt:i4>
      </vt:variant>
      <vt:variant>
        <vt:i4>80</vt:i4>
      </vt:variant>
      <vt:variant>
        <vt:i4>0</vt:i4>
      </vt:variant>
      <vt:variant>
        <vt:i4>5</vt:i4>
      </vt:variant>
      <vt:variant>
        <vt:lpwstr/>
      </vt:variant>
      <vt:variant>
        <vt:lpwstr>_Toc182172836</vt:lpwstr>
      </vt:variant>
      <vt:variant>
        <vt:i4>2031676</vt:i4>
      </vt:variant>
      <vt:variant>
        <vt:i4>74</vt:i4>
      </vt:variant>
      <vt:variant>
        <vt:i4>0</vt:i4>
      </vt:variant>
      <vt:variant>
        <vt:i4>5</vt:i4>
      </vt:variant>
      <vt:variant>
        <vt:lpwstr/>
      </vt:variant>
      <vt:variant>
        <vt:lpwstr>_Toc182172835</vt:lpwstr>
      </vt:variant>
      <vt:variant>
        <vt:i4>2031676</vt:i4>
      </vt:variant>
      <vt:variant>
        <vt:i4>68</vt:i4>
      </vt:variant>
      <vt:variant>
        <vt:i4>0</vt:i4>
      </vt:variant>
      <vt:variant>
        <vt:i4>5</vt:i4>
      </vt:variant>
      <vt:variant>
        <vt:lpwstr/>
      </vt:variant>
      <vt:variant>
        <vt:lpwstr>_Toc182172834</vt:lpwstr>
      </vt:variant>
      <vt:variant>
        <vt:i4>2031676</vt:i4>
      </vt:variant>
      <vt:variant>
        <vt:i4>62</vt:i4>
      </vt:variant>
      <vt:variant>
        <vt:i4>0</vt:i4>
      </vt:variant>
      <vt:variant>
        <vt:i4>5</vt:i4>
      </vt:variant>
      <vt:variant>
        <vt:lpwstr/>
      </vt:variant>
      <vt:variant>
        <vt:lpwstr>_Toc182172833</vt:lpwstr>
      </vt:variant>
      <vt:variant>
        <vt:i4>2031676</vt:i4>
      </vt:variant>
      <vt:variant>
        <vt:i4>56</vt:i4>
      </vt:variant>
      <vt:variant>
        <vt:i4>0</vt:i4>
      </vt:variant>
      <vt:variant>
        <vt:i4>5</vt:i4>
      </vt:variant>
      <vt:variant>
        <vt:lpwstr/>
      </vt:variant>
      <vt:variant>
        <vt:lpwstr>_Toc182172832</vt:lpwstr>
      </vt:variant>
      <vt:variant>
        <vt:i4>2031676</vt:i4>
      </vt:variant>
      <vt:variant>
        <vt:i4>50</vt:i4>
      </vt:variant>
      <vt:variant>
        <vt:i4>0</vt:i4>
      </vt:variant>
      <vt:variant>
        <vt:i4>5</vt:i4>
      </vt:variant>
      <vt:variant>
        <vt:lpwstr/>
      </vt:variant>
      <vt:variant>
        <vt:lpwstr>_Toc182172831</vt:lpwstr>
      </vt:variant>
      <vt:variant>
        <vt:i4>2031676</vt:i4>
      </vt:variant>
      <vt:variant>
        <vt:i4>44</vt:i4>
      </vt:variant>
      <vt:variant>
        <vt:i4>0</vt:i4>
      </vt:variant>
      <vt:variant>
        <vt:i4>5</vt:i4>
      </vt:variant>
      <vt:variant>
        <vt:lpwstr/>
      </vt:variant>
      <vt:variant>
        <vt:lpwstr>_Toc182172830</vt:lpwstr>
      </vt:variant>
      <vt:variant>
        <vt:i4>1966140</vt:i4>
      </vt:variant>
      <vt:variant>
        <vt:i4>38</vt:i4>
      </vt:variant>
      <vt:variant>
        <vt:i4>0</vt:i4>
      </vt:variant>
      <vt:variant>
        <vt:i4>5</vt:i4>
      </vt:variant>
      <vt:variant>
        <vt:lpwstr/>
      </vt:variant>
      <vt:variant>
        <vt:lpwstr>_Toc182172829</vt:lpwstr>
      </vt:variant>
      <vt:variant>
        <vt:i4>1966140</vt:i4>
      </vt:variant>
      <vt:variant>
        <vt:i4>32</vt:i4>
      </vt:variant>
      <vt:variant>
        <vt:i4>0</vt:i4>
      </vt:variant>
      <vt:variant>
        <vt:i4>5</vt:i4>
      </vt:variant>
      <vt:variant>
        <vt:lpwstr/>
      </vt:variant>
      <vt:variant>
        <vt:lpwstr>_Toc182172828</vt:lpwstr>
      </vt:variant>
      <vt:variant>
        <vt:i4>1966140</vt:i4>
      </vt:variant>
      <vt:variant>
        <vt:i4>26</vt:i4>
      </vt:variant>
      <vt:variant>
        <vt:i4>0</vt:i4>
      </vt:variant>
      <vt:variant>
        <vt:i4>5</vt:i4>
      </vt:variant>
      <vt:variant>
        <vt:lpwstr/>
      </vt:variant>
      <vt:variant>
        <vt:lpwstr>_Toc182172827</vt:lpwstr>
      </vt:variant>
      <vt:variant>
        <vt:i4>1966140</vt:i4>
      </vt:variant>
      <vt:variant>
        <vt:i4>20</vt:i4>
      </vt:variant>
      <vt:variant>
        <vt:i4>0</vt:i4>
      </vt:variant>
      <vt:variant>
        <vt:i4>5</vt:i4>
      </vt:variant>
      <vt:variant>
        <vt:lpwstr/>
      </vt:variant>
      <vt:variant>
        <vt:lpwstr>_Toc182172826</vt:lpwstr>
      </vt:variant>
      <vt:variant>
        <vt:i4>1966140</vt:i4>
      </vt:variant>
      <vt:variant>
        <vt:i4>14</vt:i4>
      </vt:variant>
      <vt:variant>
        <vt:i4>0</vt:i4>
      </vt:variant>
      <vt:variant>
        <vt:i4>5</vt:i4>
      </vt:variant>
      <vt:variant>
        <vt:lpwstr/>
      </vt:variant>
      <vt:variant>
        <vt:lpwstr>_Toc182172825</vt:lpwstr>
      </vt:variant>
      <vt:variant>
        <vt:i4>1966140</vt:i4>
      </vt:variant>
      <vt:variant>
        <vt:i4>8</vt:i4>
      </vt:variant>
      <vt:variant>
        <vt:i4>0</vt:i4>
      </vt:variant>
      <vt:variant>
        <vt:i4>5</vt:i4>
      </vt:variant>
      <vt:variant>
        <vt:lpwstr/>
      </vt:variant>
      <vt:variant>
        <vt:lpwstr>_Toc182172824</vt:lpwstr>
      </vt:variant>
      <vt:variant>
        <vt:i4>1966140</vt:i4>
      </vt:variant>
      <vt:variant>
        <vt:i4>2</vt:i4>
      </vt:variant>
      <vt:variant>
        <vt:i4>0</vt:i4>
      </vt:variant>
      <vt:variant>
        <vt:i4>5</vt:i4>
      </vt:variant>
      <vt:variant>
        <vt:lpwstr/>
      </vt:variant>
      <vt:variant>
        <vt:lpwstr>_Toc182172823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AMAPP</dc:title>
  <dc:subject>Software Requirements Specification – vERSION 1.0</dc:subject>
  <dc:creator>hUGO COELHO;ILÍDIO MAGALHÃES;PAULO ABREU;PEDRO OLIVEIRA</dc:creator>
  <cp:keywords/>
  <dc:description/>
  <cp:lastModifiedBy>Hugo Coelho (1162086)</cp:lastModifiedBy>
  <cp:revision>5</cp:revision>
  <cp:lastPrinted>2024-11-10T23:49:00Z</cp:lastPrinted>
  <dcterms:created xsi:type="dcterms:W3CDTF">2024-11-10T23:15:00Z</dcterms:created>
  <dcterms:modified xsi:type="dcterms:W3CDTF">2024-11-10T23:49:00Z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y fmtid="{D5CDD505-2E9C-101B-9397-08002B2CF9AE}" pid="3" name="ContentTypeId">
    <vt:lpwstr>0x010100703BFFA73DC8B3479A06701E4E93C4C2</vt:lpwstr>
  </property>
</Properties>
</file>